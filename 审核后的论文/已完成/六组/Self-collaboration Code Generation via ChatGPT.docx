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2"/>
          <w:szCs w:val="32"/>
        </w:rPr>
      </w:pPr>
      <w:r>
        <w:rPr>
          <w:rFonts w:hint="default"/>
          <w:b/>
          <w:bCs/>
          <w:sz w:val="32"/>
          <w:szCs w:val="32"/>
        </w:rPr>
        <w:t>Self-collaboration Code Generation via ChatGPT</w:t>
      </w:r>
    </w:p>
    <w:p>
      <w:pPr>
        <w:jc w:val="center"/>
        <w:rPr>
          <w:rFonts w:hint="eastAsia" w:ascii="宋体" w:hAnsi="宋体" w:eastAsia="宋体" w:cs="宋体"/>
          <w:sz w:val="30"/>
          <w:szCs w:val="30"/>
          <w:lang w:val="en-US" w:eastAsia="zh-CN"/>
        </w:rPr>
      </w:pPr>
      <w:ins w:id="0" w:author="Charon" w:date="2024-01-26T22:07:59Z">
        <w:r>
          <w:rPr>
            <w:rFonts w:hint="eastAsia" w:ascii="宋体" w:hAnsi="宋体" w:cs="宋体"/>
            <w:sz w:val="30"/>
            <w:szCs w:val="30"/>
            <w:lang w:val="en-US" w:eastAsia="zh-CN"/>
          </w:rPr>
          <w:t>基于</w:t>
        </w:r>
      </w:ins>
      <w:del w:id="1" w:author="Charon" w:date="2024-01-26T22:07:58Z">
        <w:r>
          <w:rPr>
            <w:rFonts w:hint="eastAsia" w:ascii="宋体" w:hAnsi="宋体" w:eastAsia="宋体" w:cs="宋体"/>
            <w:sz w:val="30"/>
            <w:szCs w:val="30"/>
            <w:lang w:val="en-US" w:eastAsia="zh-CN"/>
          </w:rPr>
          <w:delText>通过</w:delText>
        </w:r>
      </w:del>
      <w:r>
        <w:rPr>
          <w:rFonts w:hint="default" w:ascii="Times New Roman" w:hAnsi="Times New Roman" w:eastAsia="宋体" w:cs="Times New Roman"/>
          <w:sz w:val="30"/>
          <w:szCs w:val="30"/>
          <w:lang w:val="en-US" w:eastAsia="zh-CN"/>
        </w:rPr>
        <w:t>ChatGPT</w:t>
      </w:r>
      <w:ins w:id="2" w:author="Charon" w:date="2024-01-26T22:08:02Z">
        <w:r>
          <w:rPr>
            <w:rFonts w:hint="eastAsia" w:cs="Times New Roman"/>
            <w:sz w:val="30"/>
            <w:szCs w:val="30"/>
            <w:lang w:val="en-US" w:eastAsia="zh-CN"/>
          </w:rPr>
          <w:t>的</w:t>
        </w:r>
      </w:ins>
      <w:del w:id="3" w:author="Charon" w:date="2024-01-26T22:08:05Z">
        <w:r>
          <w:rPr>
            <w:rFonts w:hint="eastAsia" w:ascii="宋体" w:hAnsi="宋体" w:eastAsia="宋体" w:cs="宋体"/>
            <w:sz w:val="30"/>
            <w:szCs w:val="30"/>
            <w:lang w:val="en-US" w:eastAsia="zh-CN"/>
          </w:rPr>
          <w:delText>生成</w:delText>
        </w:r>
      </w:del>
      <w:r>
        <w:rPr>
          <w:rFonts w:hint="eastAsia" w:ascii="宋体" w:hAnsi="宋体" w:eastAsia="宋体" w:cs="宋体"/>
          <w:sz w:val="30"/>
          <w:szCs w:val="30"/>
          <w:lang w:val="en-US" w:eastAsia="zh-CN"/>
        </w:rPr>
        <w:t>自协作代码</w:t>
      </w:r>
      <w:ins w:id="4" w:author="Charon" w:date="2024-01-26T22:08:05Z">
        <w:r>
          <w:rPr>
            <w:rFonts w:hint="eastAsia" w:ascii="宋体" w:hAnsi="宋体" w:eastAsia="宋体" w:cs="宋体"/>
            <w:sz w:val="30"/>
            <w:szCs w:val="30"/>
            <w:lang w:val="en-US" w:eastAsia="zh-CN"/>
          </w:rPr>
          <w:t>生成</w:t>
        </w:r>
      </w:ins>
      <w:bookmarkStart w:id="0" w:name="_GoBack"/>
      <w:bookmarkEnd w:id="0"/>
    </w:p>
    <w:p>
      <w:pPr>
        <w:jc w:val="center"/>
        <w:rPr>
          <w:rFonts w:hint="eastAsia" w:ascii="宋体" w:hAnsi="宋体" w:eastAsia="宋体" w:cs="宋体"/>
          <w:sz w:val="30"/>
          <w:szCs w:val="30"/>
          <w:lang w:val="en-US" w:eastAsia="zh-CN"/>
        </w:rPr>
      </w:pPr>
    </w:p>
    <w:p>
      <w:pPr>
        <w:jc w:val="both"/>
        <w:rPr>
          <w:ins w:id="5" w:author="Charon" w:date="2024-01-26T22:02:10Z"/>
          <w:rFonts w:hint="eastAsia" w:ascii="宋体" w:hAnsi="宋体" w:cs="宋体"/>
          <w:b/>
          <w:bCs/>
          <w:sz w:val="24"/>
          <w:szCs w:val="24"/>
          <w:lang w:val="en-US" w:eastAsia="zh-CN"/>
          <w:rPrChange w:id="6" w:author="Charon" w:date="2024-01-26T22:02:12Z">
            <w:rPr>
              <w:ins w:id="7" w:author="Charon" w:date="2024-01-26T22:02:10Z"/>
              <w:rFonts w:hint="eastAsia" w:ascii="宋体" w:hAnsi="宋体" w:cs="宋体"/>
              <w:sz w:val="24"/>
              <w:szCs w:val="24"/>
              <w:lang w:val="en-US" w:eastAsia="zh-CN"/>
            </w:rPr>
          </w:rPrChange>
        </w:rPr>
      </w:pPr>
      <w:ins w:id="8" w:author="Charon" w:date="2024-01-26T15:43:34Z">
        <w:r>
          <w:rPr>
            <w:rFonts w:hint="eastAsia" w:ascii="宋体" w:hAnsi="宋体" w:cs="宋体"/>
            <w:b/>
            <w:bCs/>
            <w:sz w:val="24"/>
            <w:szCs w:val="24"/>
            <w:lang w:val="en-US" w:eastAsia="zh-CN"/>
            <w:rPrChange w:id="9" w:author="Charon" w:date="2024-01-26T22:02:12Z">
              <w:rPr>
                <w:rFonts w:hint="eastAsia" w:ascii="宋体" w:hAnsi="宋体" w:cs="宋体"/>
                <w:sz w:val="24"/>
                <w:szCs w:val="24"/>
                <w:lang w:val="en-US" w:eastAsia="zh-CN"/>
              </w:rPr>
            </w:rPrChange>
          </w:rPr>
          <w:t>太长不看版：</w:t>
        </w:r>
      </w:ins>
    </w:p>
    <w:p>
      <w:pPr>
        <w:ind w:firstLine="420"/>
        <w:jc w:val="left"/>
        <w:rPr>
          <w:ins w:id="12" w:author="Charon" w:date="2024-01-26T15:43:35Z"/>
          <w:rFonts w:hint="default" w:ascii="宋体" w:hAnsi="宋体" w:cs="宋体"/>
          <w:sz w:val="24"/>
          <w:szCs w:val="24"/>
          <w:lang w:val="en-US" w:eastAsia="zh-CN"/>
        </w:rPr>
        <w:pPrChange w:id="11" w:author="Charon" w:date="2024-01-26T22:06:51Z">
          <w:pPr>
            <w:jc w:val="both"/>
          </w:pPr>
        </w:pPrChange>
      </w:pPr>
      <w:ins w:id="13" w:author="Charon" w:date="2024-01-26T22:02:15Z">
        <w:r>
          <w:rPr>
            <w:rFonts w:hint="eastAsia"/>
            <w:lang w:val="en-US" w:eastAsia="zh-CN"/>
          </w:rPr>
          <w:t>作者</w:t>
        </w:r>
      </w:ins>
      <w:ins w:id="14" w:author="Charon" w:date="2024-01-26T22:02:47Z">
        <w:r>
          <w:rPr>
            <w:rFonts w:hint="eastAsia"/>
            <w:lang w:val="en-US" w:eastAsia="zh-CN"/>
          </w:rPr>
          <w:t>在</w:t>
        </w:r>
      </w:ins>
      <w:ins w:id="15" w:author="Charon" w:date="2024-01-26T22:02:48Z">
        <w:r>
          <w:rPr>
            <w:rFonts w:hint="eastAsia"/>
            <w:lang w:val="en-US" w:eastAsia="zh-CN"/>
          </w:rPr>
          <w:t>文中</w:t>
        </w:r>
      </w:ins>
      <w:ins w:id="16" w:author="Charon" w:date="2024-01-26T22:02:16Z">
        <w:r>
          <w:rPr>
            <w:rFonts w:hint="eastAsia"/>
            <w:lang w:val="en-US" w:eastAsia="zh-CN"/>
          </w:rPr>
          <w:t>提出了</w:t>
        </w:r>
      </w:ins>
      <w:ins w:id="17" w:author="Charon" w:date="2024-01-26T22:02:28Z">
        <w:r>
          <w:rPr>
            <w:rFonts w:hint="eastAsia"/>
            <w:lang w:val="en-US" w:eastAsia="zh-CN"/>
          </w:rPr>
          <w:t>自协作</w:t>
        </w:r>
      </w:ins>
      <w:ins w:id="18" w:author="Charon" w:date="2024-01-26T22:02:30Z">
        <w:r>
          <w:rPr>
            <w:rFonts w:hint="eastAsia"/>
            <w:lang w:val="en-US" w:eastAsia="zh-CN"/>
          </w:rPr>
          <w:t>代码</w:t>
        </w:r>
      </w:ins>
      <w:ins w:id="19" w:author="Charon" w:date="2024-01-26T22:02:32Z">
        <w:r>
          <w:rPr>
            <w:rFonts w:hint="eastAsia"/>
            <w:lang w:val="en-US" w:eastAsia="zh-CN"/>
          </w:rPr>
          <w:t>生</w:t>
        </w:r>
      </w:ins>
      <w:ins w:id="20" w:author="Charon" w:date="2024-01-26T22:02:33Z">
        <w:r>
          <w:rPr>
            <w:rFonts w:hint="eastAsia"/>
            <w:lang w:val="en-US" w:eastAsia="zh-CN"/>
          </w:rPr>
          <w:t>成</w:t>
        </w:r>
      </w:ins>
      <w:ins w:id="21" w:author="Charon" w:date="2024-01-26T22:02:34Z">
        <w:r>
          <w:rPr>
            <w:rFonts w:hint="eastAsia"/>
            <w:lang w:val="en-US" w:eastAsia="zh-CN"/>
          </w:rPr>
          <w:t>框架</w:t>
        </w:r>
      </w:ins>
      <w:ins w:id="22" w:author="Charon" w:date="2024-01-26T22:03:15Z">
        <w:r>
          <w:rPr>
            <w:rFonts w:hint="eastAsia"/>
            <w:lang w:val="en-US" w:eastAsia="zh-CN"/>
          </w:rPr>
          <w:t>，</w:t>
        </w:r>
      </w:ins>
      <w:ins w:id="23" w:author="Charon" w:date="2024-01-26T22:03:17Z">
        <w:r>
          <w:rPr>
            <w:rFonts w:hint="eastAsia"/>
            <w:lang w:val="en-US" w:eastAsia="zh-CN"/>
          </w:rPr>
          <w:t>引入了</w:t>
        </w:r>
      </w:ins>
      <w:ins w:id="24" w:author="Charon" w:date="2024-01-26T22:03:19Z">
        <w:r>
          <w:rPr>
            <w:rFonts w:hint="eastAsia"/>
            <w:lang w:val="en-US" w:eastAsia="zh-CN"/>
          </w:rPr>
          <w:t>简单</w:t>
        </w:r>
      </w:ins>
      <w:ins w:id="25" w:author="Charon" w:date="2024-01-26T22:03:26Z">
        <w:r>
          <w:rPr>
            <w:rFonts w:hint="eastAsia"/>
            <w:lang w:val="en-US" w:eastAsia="zh-CN"/>
          </w:rPr>
          <w:t>瀑布</w:t>
        </w:r>
      </w:ins>
      <w:ins w:id="26" w:author="Charon" w:date="2024-01-26T22:03:27Z">
        <w:r>
          <w:rPr>
            <w:rFonts w:hint="eastAsia"/>
            <w:lang w:val="en-US" w:eastAsia="zh-CN"/>
          </w:rPr>
          <w:t>模型，</w:t>
        </w:r>
      </w:ins>
      <w:ins w:id="27" w:author="Charon" w:date="2024-01-26T22:03:29Z">
        <w:r>
          <w:rPr>
            <w:rFonts w:hint="eastAsia"/>
            <w:lang w:val="en-US" w:eastAsia="zh-CN"/>
          </w:rPr>
          <w:t>通过</w:t>
        </w:r>
      </w:ins>
      <w:ins w:id="28" w:author="Charon" w:date="2024-01-26T22:03:30Z">
        <w:r>
          <w:rPr>
            <w:rFonts w:hint="eastAsia"/>
            <w:lang w:val="en-US" w:eastAsia="zh-CN"/>
          </w:rPr>
          <w:t>角色</w:t>
        </w:r>
      </w:ins>
      <w:ins w:id="29" w:author="Charon" w:date="2024-01-26T22:03:34Z">
        <w:r>
          <w:rPr>
            <w:rFonts w:hint="eastAsia"/>
            <w:lang w:val="en-US" w:eastAsia="zh-CN"/>
          </w:rPr>
          <w:t>指令</w:t>
        </w:r>
      </w:ins>
      <w:ins w:id="30" w:author="Charon" w:date="2024-01-26T22:03:40Z">
        <w:r>
          <w:rPr>
            <w:rFonts w:hint="eastAsia"/>
            <w:lang w:val="en-US" w:eastAsia="zh-CN"/>
          </w:rPr>
          <w:t>基于C</w:t>
        </w:r>
      </w:ins>
      <w:ins w:id="31" w:author="Charon" w:date="2024-01-26T22:03:42Z">
        <w:r>
          <w:rPr>
            <w:rFonts w:hint="eastAsia"/>
            <w:lang w:val="en-US" w:eastAsia="zh-CN"/>
          </w:rPr>
          <w:t>hatGP</w:t>
        </w:r>
      </w:ins>
      <w:ins w:id="32" w:author="Charon" w:date="2024-01-26T22:03:43Z">
        <w:r>
          <w:rPr>
            <w:rFonts w:hint="eastAsia"/>
            <w:lang w:val="en-US" w:eastAsia="zh-CN"/>
          </w:rPr>
          <w:t>T</w:t>
        </w:r>
      </w:ins>
      <w:ins w:id="33" w:author="Charon" w:date="2024-01-26T22:03:44Z">
        <w:r>
          <w:rPr>
            <w:rFonts w:hint="eastAsia"/>
            <w:lang w:val="en-US" w:eastAsia="zh-CN"/>
          </w:rPr>
          <w:t>生成了</w:t>
        </w:r>
      </w:ins>
      <w:ins w:id="34" w:author="Charon" w:date="2024-01-26T22:03:58Z">
        <w:r>
          <w:rPr>
            <w:rFonts w:hint="eastAsia"/>
            <w:lang w:val="en-US" w:eastAsia="zh-CN"/>
          </w:rPr>
          <w:t>分析员</w:t>
        </w:r>
      </w:ins>
      <w:ins w:id="35" w:author="Charon" w:date="2024-01-26T22:03:59Z">
        <w:r>
          <w:rPr>
            <w:rFonts w:hint="eastAsia"/>
            <w:lang w:val="en-US" w:eastAsia="zh-CN"/>
          </w:rPr>
          <w:t>、</w:t>
        </w:r>
      </w:ins>
      <w:ins w:id="36" w:author="Charon" w:date="2024-01-26T22:04:04Z">
        <w:r>
          <w:rPr>
            <w:rFonts w:hint="eastAsia"/>
            <w:lang w:val="en-US" w:eastAsia="zh-CN"/>
          </w:rPr>
          <w:t>编码</w:t>
        </w:r>
      </w:ins>
      <w:ins w:id="37" w:author="Charon" w:date="2024-01-26T22:04:06Z">
        <w:r>
          <w:rPr>
            <w:rFonts w:hint="eastAsia"/>
            <w:lang w:val="en-US" w:eastAsia="zh-CN"/>
          </w:rPr>
          <w:t>员和</w:t>
        </w:r>
      </w:ins>
      <w:ins w:id="38" w:author="Charon" w:date="2024-01-26T22:04:08Z">
        <w:r>
          <w:rPr>
            <w:rFonts w:hint="eastAsia"/>
            <w:lang w:val="en-US" w:eastAsia="zh-CN"/>
          </w:rPr>
          <w:t>测试员</w:t>
        </w:r>
      </w:ins>
      <w:ins w:id="39" w:author="Charon" w:date="2024-01-26T22:04:30Z">
        <w:r>
          <w:rPr>
            <w:rFonts w:hint="eastAsia"/>
            <w:lang w:val="en-US" w:eastAsia="zh-CN"/>
          </w:rPr>
          <w:t>三个</w:t>
        </w:r>
      </w:ins>
      <w:ins w:id="40" w:author="Charon" w:date="2024-01-26T22:04:31Z">
        <w:r>
          <w:rPr>
            <w:rFonts w:hint="eastAsia"/>
            <w:lang w:val="en-US" w:eastAsia="zh-CN"/>
          </w:rPr>
          <w:t>角色</w:t>
        </w:r>
      </w:ins>
      <w:ins w:id="41" w:author="Charon" w:date="2024-01-26T22:04:33Z">
        <w:r>
          <w:rPr>
            <w:rFonts w:hint="eastAsia"/>
            <w:lang w:val="en-US" w:eastAsia="zh-CN"/>
          </w:rPr>
          <w:t>扮演的</w:t>
        </w:r>
      </w:ins>
      <w:ins w:id="42" w:author="Charon" w:date="2024-01-26T22:04:39Z">
        <w:r>
          <w:rPr>
            <w:rFonts w:hint="eastAsia"/>
            <w:lang w:val="en-US" w:eastAsia="zh-CN"/>
          </w:rPr>
          <w:t>L</w:t>
        </w:r>
      </w:ins>
      <w:ins w:id="43" w:author="Charon" w:date="2024-01-26T22:04:40Z">
        <w:r>
          <w:rPr>
            <w:rFonts w:hint="eastAsia"/>
            <w:lang w:val="en-US" w:eastAsia="zh-CN"/>
          </w:rPr>
          <w:t>LM</w:t>
        </w:r>
      </w:ins>
      <w:ins w:id="44" w:author="Charon" w:date="2024-01-26T22:04:43Z">
        <w:r>
          <w:rPr>
            <w:rFonts w:hint="eastAsia"/>
            <w:lang w:val="en-US" w:eastAsia="zh-CN"/>
          </w:rPr>
          <w:t>实例</w:t>
        </w:r>
      </w:ins>
      <w:ins w:id="45" w:author="Charon" w:date="2024-01-26T22:05:28Z">
        <w:r>
          <w:rPr>
            <w:rFonts w:hint="eastAsia"/>
            <w:lang w:val="en-US" w:eastAsia="zh-CN"/>
          </w:rPr>
          <w:t>，</w:t>
        </w:r>
      </w:ins>
      <w:ins w:id="46" w:author="Charon" w:date="2024-01-26T22:04:46Z">
        <w:r>
          <w:rPr>
            <w:rFonts w:hint="eastAsia"/>
            <w:lang w:val="en-US" w:eastAsia="zh-CN"/>
          </w:rPr>
          <w:t>并</w:t>
        </w:r>
      </w:ins>
      <w:ins w:id="47" w:author="Charon" w:date="2024-01-26T22:05:32Z">
        <w:r>
          <w:rPr>
            <w:rFonts w:hint="eastAsia"/>
            <w:lang w:val="en-US" w:eastAsia="zh-CN"/>
          </w:rPr>
          <w:t>使用</w:t>
        </w:r>
      </w:ins>
      <w:ins w:id="48" w:author="Charon" w:date="2024-01-26T22:04:52Z">
        <w:r>
          <w:rPr>
            <w:rFonts w:hint="eastAsia"/>
            <w:lang w:val="en-US" w:eastAsia="zh-CN"/>
          </w:rPr>
          <w:t>指令</w:t>
        </w:r>
      </w:ins>
      <w:ins w:id="49" w:author="Charon" w:date="2024-01-26T22:04:54Z">
        <w:r>
          <w:rPr>
            <w:rFonts w:hint="eastAsia"/>
            <w:lang w:val="en-US" w:eastAsia="zh-CN"/>
          </w:rPr>
          <w:t>引导</w:t>
        </w:r>
      </w:ins>
      <w:ins w:id="50" w:author="Charon" w:date="2024-01-26T22:05:05Z">
        <w:r>
          <w:rPr>
            <w:rFonts w:hint="eastAsia"/>
            <w:lang w:val="en-US" w:eastAsia="zh-CN"/>
          </w:rPr>
          <w:t>不同角色</w:t>
        </w:r>
      </w:ins>
      <w:ins w:id="51" w:author="Charon" w:date="2024-01-26T22:05:06Z">
        <w:r>
          <w:rPr>
            <w:rFonts w:hint="eastAsia"/>
            <w:lang w:val="en-US" w:eastAsia="zh-CN"/>
          </w:rPr>
          <w:t>模型</w:t>
        </w:r>
      </w:ins>
      <w:ins w:id="52" w:author="Charon" w:date="2024-01-26T22:05:07Z">
        <w:r>
          <w:rPr>
            <w:rFonts w:hint="eastAsia"/>
            <w:lang w:val="en-US" w:eastAsia="zh-CN"/>
          </w:rPr>
          <w:t>间</w:t>
        </w:r>
      </w:ins>
      <w:ins w:id="53" w:author="Charon" w:date="2024-01-26T22:05:08Z">
        <w:r>
          <w:rPr>
            <w:rFonts w:hint="eastAsia"/>
            <w:lang w:val="en-US" w:eastAsia="zh-CN"/>
          </w:rPr>
          <w:t>进行</w:t>
        </w:r>
      </w:ins>
      <w:ins w:id="54" w:author="Charon" w:date="2024-01-26T22:05:09Z">
        <w:r>
          <w:rPr>
            <w:rFonts w:hint="eastAsia"/>
            <w:lang w:val="en-US" w:eastAsia="zh-CN"/>
          </w:rPr>
          <w:t>协作</w:t>
        </w:r>
      </w:ins>
      <w:ins w:id="55" w:author="Charon" w:date="2024-01-26T22:05:10Z">
        <w:r>
          <w:rPr>
            <w:rFonts w:hint="eastAsia"/>
            <w:lang w:val="en-US" w:eastAsia="zh-CN"/>
          </w:rPr>
          <w:t>交互</w:t>
        </w:r>
      </w:ins>
      <w:ins w:id="56" w:author="Charon" w:date="2024-01-26T22:05:13Z">
        <w:r>
          <w:rPr>
            <w:rFonts w:hint="eastAsia"/>
            <w:lang w:val="en-US" w:eastAsia="zh-CN"/>
          </w:rPr>
          <w:t>，</w:t>
        </w:r>
      </w:ins>
      <w:ins w:id="57" w:author="Charon" w:date="2024-01-26T22:05:14Z">
        <w:r>
          <w:rPr>
            <w:rFonts w:hint="eastAsia"/>
            <w:lang w:val="en-US" w:eastAsia="zh-CN"/>
          </w:rPr>
          <w:t>完成</w:t>
        </w:r>
      </w:ins>
      <w:ins w:id="58" w:author="Charon" w:date="2024-01-26T22:05:15Z">
        <w:r>
          <w:rPr>
            <w:rFonts w:hint="eastAsia"/>
            <w:lang w:val="en-US" w:eastAsia="zh-CN"/>
          </w:rPr>
          <w:t>代码</w:t>
        </w:r>
      </w:ins>
      <w:ins w:id="59" w:author="Charon" w:date="2024-01-26T22:05:16Z">
        <w:r>
          <w:rPr>
            <w:rFonts w:hint="eastAsia"/>
            <w:lang w:val="en-US" w:eastAsia="zh-CN"/>
          </w:rPr>
          <w:t>生成</w:t>
        </w:r>
      </w:ins>
      <w:ins w:id="60" w:author="Charon" w:date="2024-01-26T22:05:22Z">
        <w:r>
          <w:rPr>
            <w:rFonts w:hint="eastAsia"/>
            <w:lang w:val="en-US" w:eastAsia="zh-CN"/>
          </w:rPr>
          <w:t>工作。</w:t>
        </w:r>
      </w:ins>
      <w:ins w:id="61" w:author="Charon" w:date="2024-01-26T22:05:41Z">
        <w:r>
          <w:rPr>
            <w:rFonts w:hint="eastAsia"/>
            <w:lang w:val="en-US" w:eastAsia="zh-CN"/>
          </w:rPr>
          <w:t>作者</w:t>
        </w:r>
      </w:ins>
      <w:ins w:id="62" w:author="Charon" w:date="2024-01-26T22:05:43Z">
        <w:r>
          <w:rPr>
            <w:rFonts w:hint="eastAsia"/>
            <w:lang w:val="en-US" w:eastAsia="zh-CN"/>
          </w:rPr>
          <w:t>使用</w:t>
        </w:r>
      </w:ins>
      <w:ins w:id="63" w:author="Charon" w:date="2024-01-26T22:05:45Z">
        <w:r>
          <w:rPr>
            <w:rFonts w:hint="eastAsia"/>
            <w:lang w:val="en-US" w:eastAsia="zh-CN"/>
          </w:rPr>
          <w:t>自协作</w:t>
        </w:r>
      </w:ins>
      <w:ins w:id="64" w:author="Charon" w:date="2024-01-26T22:05:49Z">
        <w:r>
          <w:rPr>
            <w:rFonts w:hint="eastAsia"/>
            <w:lang w:val="en-US" w:eastAsia="zh-CN"/>
          </w:rPr>
          <w:t>框架</w:t>
        </w:r>
      </w:ins>
      <w:ins w:id="65" w:author="Charon" w:date="2024-01-26T22:05:57Z">
        <w:r>
          <w:rPr>
            <w:rFonts w:hint="eastAsia"/>
            <w:lang w:val="en-US" w:eastAsia="zh-CN"/>
          </w:rPr>
          <w:t>分别</w:t>
        </w:r>
      </w:ins>
      <w:ins w:id="66" w:author="Charon" w:date="2024-01-26T22:05:58Z">
        <w:r>
          <w:rPr>
            <w:rFonts w:hint="eastAsia"/>
            <w:lang w:val="en-US" w:eastAsia="zh-CN"/>
          </w:rPr>
          <w:t>在</w:t>
        </w:r>
      </w:ins>
      <w:ins w:id="67" w:author="Charon" w:date="2024-01-26T22:06:11Z">
        <w:r>
          <w:rPr>
            <w:rFonts w:hint="eastAsia"/>
            <w:lang w:val="en-US" w:eastAsia="zh-CN"/>
          </w:rPr>
          <w:t>HumanEval</w:t>
        </w:r>
      </w:ins>
      <w:ins w:id="68" w:author="Charon" w:date="2024-01-26T22:06:15Z">
        <w:r>
          <w:rPr>
            <w:rFonts w:hint="eastAsia"/>
            <w:lang w:val="en-US" w:eastAsia="zh-CN"/>
          </w:rPr>
          <w:t>、</w:t>
        </w:r>
      </w:ins>
      <w:ins w:id="69" w:author="Charon" w:date="2024-01-26T22:06:11Z">
        <w:r>
          <w:rPr>
            <w:rFonts w:hint="eastAsia"/>
            <w:lang w:val="en-US" w:eastAsia="zh-CN"/>
          </w:rPr>
          <w:t>HumanEval-ET</w:t>
        </w:r>
      </w:ins>
      <w:ins w:id="70" w:author="Charon" w:date="2024-01-26T22:06:18Z">
        <w:r>
          <w:rPr>
            <w:rFonts w:hint="eastAsia"/>
            <w:lang w:val="en-US" w:eastAsia="zh-CN"/>
          </w:rPr>
          <w:t>、</w:t>
        </w:r>
      </w:ins>
      <w:ins w:id="71" w:author="Charon" w:date="2024-01-26T22:06:11Z">
        <w:r>
          <w:rPr>
            <w:rFonts w:hint="eastAsia"/>
            <w:lang w:val="en-US" w:eastAsia="zh-CN"/>
          </w:rPr>
          <w:t>MBPP</w:t>
        </w:r>
      </w:ins>
      <w:ins w:id="72" w:author="Charon" w:date="2024-01-26T22:06:21Z">
        <w:r>
          <w:rPr>
            <w:rFonts w:hint="eastAsia"/>
            <w:lang w:val="en-US" w:eastAsia="zh-CN"/>
          </w:rPr>
          <w:t>和</w:t>
        </w:r>
      </w:ins>
      <w:ins w:id="73" w:author="Charon" w:date="2024-01-26T22:06:11Z">
        <w:r>
          <w:rPr>
            <w:rFonts w:hint="eastAsia"/>
            <w:lang w:val="en-US" w:eastAsia="zh-CN"/>
          </w:rPr>
          <w:t>MBPP-ET</w:t>
        </w:r>
      </w:ins>
      <w:ins w:id="74" w:author="Charon" w:date="2024-01-26T22:06:23Z">
        <w:r>
          <w:rPr>
            <w:rFonts w:hint="eastAsia"/>
            <w:lang w:val="en-US" w:eastAsia="zh-CN"/>
          </w:rPr>
          <w:t>四个</w:t>
        </w:r>
      </w:ins>
      <w:ins w:id="75" w:author="Charon" w:date="2024-01-26T22:06:25Z">
        <w:r>
          <w:rPr>
            <w:rFonts w:hint="eastAsia"/>
            <w:lang w:val="en-US" w:eastAsia="zh-CN"/>
          </w:rPr>
          <w:t>基准</w:t>
        </w:r>
      </w:ins>
      <w:ins w:id="76" w:author="Charon" w:date="2024-01-26T22:07:08Z">
        <w:r>
          <w:rPr>
            <w:rFonts w:hint="eastAsia"/>
            <w:lang w:val="en-US" w:eastAsia="zh-CN"/>
          </w:rPr>
          <w:t>数据集</w:t>
        </w:r>
      </w:ins>
      <w:ins w:id="77" w:author="Charon" w:date="2024-01-26T22:07:09Z">
        <w:r>
          <w:rPr>
            <w:rFonts w:hint="eastAsia"/>
            <w:lang w:val="en-US" w:eastAsia="zh-CN"/>
          </w:rPr>
          <w:t>中</w:t>
        </w:r>
      </w:ins>
      <w:ins w:id="78" w:author="Charon" w:date="2024-01-26T22:07:12Z">
        <w:r>
          <w:rPr>
            <w:rFonts w:hint="eastAsia"/>
            <w:lang w:val="en-US" w:eastAsia="zh-CN"/>
          </w:rPr>
          <w:t>进行测试</w:t>
        </w:r>
      </w:ins>
      <w:ins w:id="79" w:author="Charon" w:date="2024-01-26T22:07:13Z">
        <w:r>
          <w:rPr>
            <w:rFonts w:hint="eastAsia"/>
            <w:lang w:val="en-US" w:eastAsia="zh-CN"/>
          </w:rPr>
          <w:t>，</w:t>
        </w:r>
      </w:ins>
      <w:ins w:id="80" w:author="Charon" w:date="2024-01-26T22:07:21Z">
        <w:r>
          <w:rPr>
            <w:rFonts w:hint="default"/>
            <w:lang w:val="en-US" w:eastAsia="zh-CN"/>
          </w:rPr>
          <w:t>性能比直接代码生成提高了29.9%</w:t>
        </w:r>
      </w:ins>
      <w:ins w:id="81" w:author="Charon" w:date="2024-01-26T22:07:21Z">
        <w:r>
          <w:rPr>
            <w:rFonts w:hint="eastAsia"/>
            <w:lang w:val="en-US" w:eastAsia="zh-CN"/>
          </w:rPr>
          <w:t xml:space="preserve"> ~ </w:t>
        </w:r>
      </w:ins>
      <w:ins w:id="82" w:author="Charon" w:date="2024-01-26T22:07:21Z">
        <w:r>
          <w:rPr>
            <w:rFonts w:hint="default"/>
            <w:lang w:val="en-US" w:eastAsia="zh-CN"/>
          </w:rPr>
          <w:t>47.1%，超过了GPT-4。</w:t>
        </w:r>
      </w:ins>
    </w:p>
    <w:p>
      <w:pPr>
        <w:jc w:val="both"/>
        <w:rPr>
          <w:ins w:id="83" w:author="Charon" w:date="2024-01-26T15:43:44Z"/>
          <w:rFonts w:hint="eastAsia" w:ascii="宋体" w:hAnsi="宋体" w:cs="宋体"/>
          <w:sz w:val="24"/>
          <w:szCs w:val="24"/>
          <w:lang w:val="en-US" w:eastAsia="zh-CN"/>
        </w:rPr>
      </w:pPr>
    </w:p>
    <w:p>
      <w:pPr>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摘要</w:t>
      </w:r>
    </w:p>
    <w:p>
      <w:pPr>
        <w:ind w:firstLine="420"/>
        <w:jc w:val="left"/>
        <w:rPr>
          <w:ins w:id="84" w:author="Charon" w:date="2024-01-26T15:54:39Z"/>
          <w:rFonts w:hint="default"/>
          <w:lang w:val="en-US" w:eastAsia="zh-CN"/>
        </w:rPr>
      </w:pPr>
      <w:ins w:id="85" w:author="Charon" w:date="2024-01-26T15:46:01Z">
        <w:r>
          <w:rPr>
            <w:rFonts w:hint="eastAsia"/>
            <w:lang w:val="en-US" w:eastAsia="zh-CN"/>
          </w:rPr>
          <w:t>作者</w:t>
        </w:r>
      </w:ins>
      <w:del w:id="86" w:author="Charon" w:date="2024-01-26T15:46:00Z">
        <w:r>
          <w:rPr>
            <w:rFonts w:hint="default"/>
            <w:lang w:val="en-US" w:eastAsia="zh-CN"/>
          </w:rPr>
          <w:delText>这篇论文</w:delText>
        </w:r>
      </w:del>
      <w:r>
        <w:rPr>
          <w:rFonts w:hint="default"/>
          <w:lang w:val="en-US" w:eastAsia="zh-CN"/>
        </w:rPr>
        <w:t>提出了一种新的代码生成框架，它借鉴了人类在软件开发中的团队协作方式。在这个框架中，</w:t>
      </w:r>
      <w:ins w:id="87" w:author="Charon" w:date="2024-01-26T15:48:19Z">
        <w:r>
          <w:rPr>
            <w:rFonts w:hint="eastAsia"/>
            <w:lang w:val="en-US" w:eastAsia="zh-CN"/>
          </w:rPr>
          <w:t>以C</w:t>
        </w:r>
      </w:ins>
      <w:ins w:id="88" w:author="Charon" w:date="2024-01-26T15:48:21Z">
        <w:r>
          <w:rPr>
            <w:rFonts w:hint="eastAsia"/>
            <w:lang w:val="en-US" w:eastAsia="zh-CN"/>
          </w:rPr>
          <w:t>hatGPT</w:t>
        </w:r>
      </w:ins>
      <w:ins w:id="89" w:author="Charon" w:date="2024-01-26T15:48:23Z">
        <w:r>
          <w:rPr>
            <w:rFonts w:hint="eastAsia"/>
            <w:lang w:val="en-US" w:eastAsia="zh-CN"/>
          </w:rPr>
          <w:t>为</w:t>
        </w:r>
      </w:ins>
      <w:ins w:id="90" w:author="Charon" w:date="2024-01-26T15:48:26Z">
        <w:r>
          <w:rPr>
            <w:rFonts w:hint="eastAsia"/>
            <w:lang w:val="en-US" w:eastAsia="zh-CN"/>
          </w:rPr>
          <w:t>例，</w:t>
        </w:r>
      </w:ins>
      <w:ins w:id="91" w:author="Charon" w:date="2024-01-26T15:48:27Z">
        <w:r>
          <w:rPr>
            <w:rFonts w:hint="eastAsia"/>
            <w:lang w:val="en-US" w:eastAsia="zh-CN"/>
          </w:rPr>
          <w:t>使用</w:t>
        </w:r>
      </w:ins>
      <w:r>
        <w:rPr>
          <w:rFonts w:hint="default"/>
          <w:lang w:val="en-US" w:eastAsia="zh-CN"/>
        </w:rPr>
        <w:t>多个大型语言模型</w:t>
      </w:r>
      <w:ins w:id="92" w:author="Charon" w:date="2024-01-26T15:47:49Z">
        <w:r>
          <w:rPr>
            <w:rFonts w:hint="eastAsia"/>
            <w:lang w:val="en-US" w:eastAsia="zh-CN"/>
          </w:rPr>
          <w:t>实例</w:t>
        </w:r>
      </w:ins>
      <w:r>
        <w:rPr>
          <w:rFonts w:hint="default"/>
          <w:lang w:val="en-US" w:eastAsia="zh-CN"/>
        </w:rPr>
        <w:t>（LLMs）扮演不同的“专家”</w:t>
      </w:r>
      <w:del w:id="93" w:author="Charon" w:date="2024-01-26T15:47:33Z">
        <w:r>
          <w:rPr>
            <w:rFonts w:hint="default"/>
            <w:lang w:val="en-US" w:eastAsia="zh-CN"/>
          </w:rPr>
          <w:delText>角色</w:delText>
        </w:r>
      </w:del>
      <w:r>
        <w:rPr>
          <w:rFonts w:hint="default"/>
          <w:lang w:val="en-US" w:eastAsia="zh-CN"/>
        </w:rPr>
        <w:t>，每个</w:t>
      </w:r>
      <w:ins w:id="94" w:author="Charon" w:date="2024-01-26T15:47:37Z">
        <w:r>
          <w:rPr>
            <w:rFonts w:hint="eastAsia"/>
            <w:lang w:val="en-US" w:eastAsia="zh-CN"/>
          </w:rPr>
          <w:t>专家</w:t>
        </w:r>
      </w:ins>
      <w:del w:id="95" w:author="Charon" w:date="2024-01-26T15:47:36Z">
        <w:r>
          <w:rPr>
            <w:rFonts w:hint="default"/>
            <w:lang w:val="en-US" w:eastAsia="zh-CN"/>
          </w:rPr>
          <w:delText>角色</w:delText>
        </w:r>
      </w:del>
      <w:r>
        <w:rPr>
          <w:rFonts w:hint="default"/>
          <w:lang w:val="en-US" w:eastAsia="zh-CN"/>
        </w:rPr>
        <w:t>负责复杂任务中的一个特定子任务。具体来说，</w:t>
      </w:r>
      <w:ins w:id="96" w:author="Charon" w:date="2024-01-26T15:51:58Z">
        <w:r>
          <w:rPr>
            <w:rFonts w:hint="eastAsia"/>
            <w:lang w:val="en-US" w:eastAsia="zh-CN"/>
          </w:rPr>
          <w:t>作者</w:t>
        </w:r>
      </w:ins>
      <w:del w:id="97" w:author="Charon" w:date="2024-01-26T15:51:57Z">
        <w:r>
          <w:rPr>
            <w:rFonts w:hint="default"/>
            <w:lang w:val="en-US" w:eastAsia="zh-CN"/>
          </w:rPr>
          <w:delText>它</w:delText>
        </w:r>
      </w:del>
      <w:r>
        <w:rPr>
          <w:rFonts w:hint="default"/>
          <w:lang w:val="en-US" w:eastAsia="zh-CN"/>
        </w:rPr>
        <w:t>设定了三个ChatGPT的角色：分析员、编码员和测试员，分别负责软件开发的分析、编码和测试</w:t>
      </w:r>
      <w:ins w:id="98" w:author="Charon" w:date="2024-01-26T15:53:24Z">
        <w:r>
          <w:rPr>
            <w:rFonts w:hint="eastAsia"/>
            <w:lang w:val="en-US" w:eastAsia="zh-CN"/>
          </w:rPr>
          <w:t>工作</w:t>
        </w:r>
      </w:ins>
      <w:del w:id="99" w:author="Charon" w:date="2024-01-26T15:53:23Z">
        <w:r>
          <w:rPr>
            <w:rFonts w:hint="default"/>
            <w:lang w:val="en-US" w:eastAsia="zh-CN"/>
          </w:rPr>
          <w:delText>阶段</w:delText>
        </w:r>
      </w:del>
      <w:r>
        <w:rPr>
          <w:rFonts w:hint="default"/>
          <w:lang w:val="en-US" w:eastAsia="zh-CN"/>
        </w:rPr>
        <w:t>。</w:t>
      </w:r>
      <w:ins w:id="100" w:author="Charon" w:date="2024-01-26T15:53:32Z">
        <w:r>
          <w:rPr>
            <w:rFonts w:hint="eastAsia"/>
            <w:lang w:val="en-US" w:eastAsia="zh-CN"/>
          </w:rPr>
          <w:t>并</w:t>
        </w:r>
      </w:ins>
      <w:ins w:id="101" w:author="Charon" w:date="2024-01-26T15:52:06Z">
        <w:r>
          <w:rPr>
            <w:rFonts w:hint="eastAsia"/>
            <w:lang w:val="en-US" w:eastAsia="zh-CN"/>
          </w:rPr>
          <w:t>通过</w:t>
        </w:r>
      </w:ins>
      <w:ins w:id="102" w:author="Charon" w:date="2024-01-26T15:52:08Z">
        <w:r>
          <w:rPr>
            <w:rFonts w:hint="eastAsia"/>
            <w:lang w:val="en-US" w:eastAsia="zh-CN"/>
          </w:rPr>
          <w:t>指定</w:t>
        </w:r>
      </w:ins>
      <w:ins w:id="103" w:author="Charon" w:date="2024-01-26T15:52:30Z">
        <w:r>
          <w:rPr>
            <w:rFonts w:hint="eastAsia"/>
            <w:lang w:val="en-US" w:eastAsia="zh-CN"/>
          </w:rPr>
          <w:t>不同</w:t>
        </w:r>
      </w:ins>
      <w:ins w:id="104" w:author="Charon" w:date="2024-01-26T15:52:31Z">
        <w:r>
          <w:rPr>
            <w:rFonts w:hint="eastAsia"/>
            <w:lang w:val="en-US" w:eastAsia="zh-CN"/>
          </w:rPr>
          <w:t>角色</w:t>
        </w:r>
      </w:ins>
      <w:ins w:id="105" w:author="Charon" w:date="2024-01-26T15:52:33Z">
        <w:r>
          <w:rPr>
            <w:rFonts w:hint="eastAsia"/>
            <w:lang w:val="en-US" w:eastAsia="zh-CN"/>
          </w:rPr>
          <w:t>之间的</w:t>
        </w:r>
      </w:ins>
      <w:ins w:id="106" w:author="Charon" w:date="2024-01-26T15:52:39Z">
        <w:r>
          <w:rPr>
            <w:rFonts w:hint="eastAsia"/>
            <w:lang w:val="en-US" w:eastAsia="zh-CN"/>
          </w:rPr>
          <w:t>协作</w:t>
        </w:r>
      </w:ins>
      <w:ins w:id="107" w:author="Charon" w:date="2024-01-26T15:52:40Z">
        <w:r>
          <w:rPr>
            <w:rFonts w:hint="eastAsia"/>
            <w:lang w:val="en-US" w:eastAsia="zh-CN"/>
          </w:rPr>
          <w:t>和</w:t>
        </w:r>
      </w:ins>
      <w:ins w:id="108" w:author="Charon" w:date="2024-01-26T15:52:44Z">
        <w:r>
          <w:rPr>
            <w:rFonts w:hint="eastAsia"/>
            <w:lang w:val="en-US" w:eastAsia="zh-CN"/>
          </w:rPr>
          <w:t>交互</w:t>
        </w:r>
      </w:ins>
      <w:ins w:id="109" w:author="Charon" w:date="2024-01-26T15:52:45Z">
        <w:r>
          <w:rPr>
            <w:rFonts w:hint="eastAsia"/>
            <w:lang w:val="en-US" w:eastAsia="zh-CN"/>
          </w:rPr>
          <w:t>方式，</w:t>
        </w:r>
      </w:ins>
      <w:del w:id="110" w:author="Charon" w:date="2024-01-26T15:52:51Z">
        <w:r>
          <w:rPr>
            <w:rFonts w:hint="default"/>
            <w:lang w:val="en-US" w:eastAsia="zh-CN"/>
          </w:rPr>
          <w:delText>这些角色通过相互协作，</w:delText>
        </w:r>
      </w:del>
      <w:r>
        <w:rPr>
          <w:rFonts w:hint="default"/>
          <w:lang w:val="en-US" w:eastAsia="zh-CN"/>
        </w:rPr>
        <w:t>形成一个虚拟团队</w:t>
      </w:r>
      <w:ins w:id="111" w:author="Charon" w:date="2024-01-26T15:53:55Z">
        <w:r>
          <w:rPr>
            <w:rFonts w:hint="eastAsia"/>
            <w:lang w:val="en-US" w:eastAsia="zh-CN"/>
          </w:rPr>
          <w:t>，</w:t>
        </w:r>
      </w:ins>
      <w:del w:id="112" w:author="Charon" w:date="2024-01-26T15:53:54Z">
        <w:r>
          <w:rPr>
            <w:rFonts w:hint="default"/>
            <w:lang w:val="en-US" w:eastAsia="zh-CN"/>
          </w:rPr>
          <w:delText>来</w:delText>
        </w:r>
      </w:del>
      <w:r>
        <w:rPr>
          <w:rFonts w:hint="default"/>
          <w:lang w:val="en-US" w:eastAsia="zh-CN"/>
        </w:rPr>
        <w:t>共同完成代码生成任务，</w:t>
      </w:r>
      <w:ins w:id="113" w:author="Charon" w:date="2024-01-26T15:53:01Z">
        <w:r>
          <w:rPr>
            <w:rFonts w:hint="eastAsia"/>
            <w:lang w:val="en-US" w:eastAsia="zh-CN"/>
          </w:rPr>
          <w:t>而</w:t>
        </w:r>
      </w:ins>
      <w:r>
        <w:rPr>
          <w:rFonts w:hint="default"/>
          <w:lang w:val="en-US" w:eastAsia="zh-CN"/>
        </w:rPr>
        <w:t>无需人类干预。实验结果表明，这种自我协作的代码生成方法在各种代码生成基准测试中表现优异，性能比直接代码生成提高了29.9%</w:t>
      </w:r>
      <w:ins w:id="114" w:author="Charon" w:date="2024-01-26T15:54:20Z">
        <w:r>
          <w:rPr>
            <w:rFonts w:hint="eastAsia"/>
            <w:lang w:val="en-US" w:eastAsia="zh-CN"/>
          </w:rPr>
          <w:t xml:space="preserve"> </w:t>
        </w:r>
      </w:ins>
      <w:ins w:id="115" w:author="Charon" w:date="2024-01-26T15:54:17Z">
        <w:r>
          <w:rPr>
            <w:rFonts w:hint="eastAsia"/>
            <w:lang w:val="en-US" w:eastAsia="zh-CN"/>
          </w:rPr>
          <w:t>~</w:t>
        </w:r>
      </w:ins>
      <w:ins w:id="116" w:author="Charon" w:date="2024-01-26T15:54:20Z">
        <w:r>
          <w:rPr>
            <w:rFonts w:hint="eastAsia"/>
            <w:lang w:val="en-US" w:eastAsia="zh-CN"/>
          </w:rPr>
          <w:t xml:space="preserve"> </w:t>
        </w:r>
      </w:ins>
      <w:del w:id="117" w:author="Charon" w:date="2024-01-26T15:54:17Z">
        <w:r>
          <w:rPr>
            <w:rFonts w:hint="default"/>
            <w:lang w:val="en-US" w:eastAsia="zh-CN"/>
          </w:rPr>
          <w:delText>-</w:delText>
        </w:r>
      </w:del>
      <w:r>
        <w:rPr>
          <w:rFonts w:hint="default"/>
          <w:lang w:val="en-US" w:eastAsia="zh-CN"/>
        </w:rPr>
        <w:t>47.1%，甚至超过了GPT-4。此外，研究还展示了这种方法在处理现实世界中的复杂任务上的潜力。</w:t>
      </w:r>
    </w:p>
    <w:p>
      <w:pPr>
        <w:ind w:firstLine="420"/>
        <w:jc w:val="left"/>
        <w:rPr>
          <w:ins w:id="118" w:author="Charon" w:date="2024-01-26T15:54:39Z"/>
          <w:rFonts w:hint="default"/>
          <w:lang w:val="en-US" w:eastAsia="zh-CN"/>
        </w:rPr>
      </w:pPr>
    </w:p>
    <w:p>
      <w:pPr>
        <w:numPr>
          <w:ilvl w:val="0"/>
          <w:numId w:val="1"/>
        </w:numPr>
        <w:ind w:firstLine="0"/>
        <w:jc w:val="left"/>
        <w:rPr>
          <w:rFonts w:hint="eastAsia"/>
          <w:b/>
          <w:bCs/>
          <w:lang w:val="en-US" w:eastAsia="zh-CN"/>
        </w:rPr>
      </w:pPr>
      <w:r>
        <w:rPr>
          <w:rFonts w:hint="eastAsia"/>
          <w:b/>
          <w:bCs/>
          <w:lang w:val="en-US" w:eastAsia="zh-CN"/>
        </w:rPr>
        <w:t>引言</w:t>
      </w:r>
    </w:p>
    <w:p>
      <w:pPr>
        <w:ind w:firstLine="420"/>
        <w:jc w:val="left"/>
        <w:rPr>
          <w:ins w:id="120" w:author="Charon" w:date="2024-01-26T17:36:37Z"/>
          <w:rFonts w:hint="eastAsia"/>
          <w:lang w:val="en-US" w:eastAsia="zh-CN"/>
        </w:rPr>
        <w:pPrChange w:id="119" w:author="Charon" w:date="2024-01-26T15:54:58Z">
          <w:pPr>
            <w:ind w:firstLine="420"/>
            <w:jc w:val="left"/>
          </w:pPr>
        </w:pPrChange>
      </w:pPr>
      <w:ins w:id="121" w:author="Charon" w:date="2024-01-26T17:33:31Z">
        <w:r>
          <w:rPr>
            <w:rFonts w:hint="eastAsia"/>
            <w:lang w:val="en-US" w:eastAsia="zh-CN"/>
          </w:rPr>
          <w:t>团队</w:t>
        </w:r>
      </w:ins>
      <w:ins w:id="122" w:author="Charon" w:date="2024-01-26T17:33:32Z">
        <w:r>
          <w:rPr>
            <w:rFonts w:hint="eastAsia"/>
            <w:lang w:val="en-US" w:eastAsia="zh-CN"/>
          </w:rPr>
          <w:t>协作</w:t>
        </w:r>
      </w:ins>
      <w:ins w:id="123" w:author="Charon" w:date="2024-01-26T17:34:02Z">
        <w:r>
          <w:rPr>
            <w:rFonts w:hint="eastAsia"/>
            <w:lang w:val="en-US" w:eastAsia="zh-CN"/>
          </w:rPr>
          <w:t>有</w:t>
        </w:r>
      </w:ins>
      <w:ins w:id="124" w:author="Charon" w:date="2024-01-26T17:33:33Z">
        <w:r>
          <w:rPr>
            <w:rFonts w:hint="eastAsia"/>
            <w:lang w:val="en-US" w:eastAsia="zh-CN"/>
          </w:rPr>
          <w:t>多种</w:t>
        </w:r>
      </w:ins>
      <w:ins w:id="125" w:author="Charon" w:date="2024-01-26T17:33:34Z">
        <w:r>
          <w:rPr>
            <w:rFonts w:hint="eastAsia"/>
            <w:lang w:val="en-US" w:eastAsia="zh-CN"/>
          </w:rPr>
          <w:t>方面</w:t>
        </w:r>
      </w:ins>
      <w:ins w:id="126" w:author="Charon" w:date="2024-01-26T17:33:35Z">
        <w:r>
          <w:rPr>
            <w:rFonts w:hint="eastAsia"/>
            <w:lang w:val="en-US" w:eastAsia="zh-CN"/>
          </w:rPr>
          <w:t>的</w:t>
        </w:r>
      </w:ins>
      <w:ins w:id="127" w:author="Charon" w:date="2024-01-26T17:33:36Z">
        <w:r>
          <w:rPr>
            <w:rFonts w:hint="eastAsia"/>
            <w:lang w:val="en-US" w:eastAsia="zh-CN"/>
          </w:rPr>
          <w:t>好处</w:t>
        </w:r>
      </w:ins>
      <w:ins w:id="128" w:author="Charon" w:date="2024-01-26T17:34:11Z">
        <w:r>
          <w:rPr>
            <w:rFonts w:hint="eastAsia"/>
            <w:lang w:val="en-US" w:eastAsia="zh-CN"/>
          </w:rPr>
          <w:t>，</w:t>
        </w:r>
      </w:ins>
      <w:ins w:id="129" w:author="Charon" w:date="2024-01-26T17:34:16Z">
        <w:r>
          <w:rPr>
            <w:rFonts w:hint="eastAsia"/>
            <w:lang w:val="en-US" w:eastAsia="zh-CN"/>
          </w:rPr>
          <w:t>(</w:t>
        </w:r>
      </w:ins>
      <w:ins w:id="130" w:author="Charon" w:date="2024-01-26T17:34:17Z">
        <w:r>
          <w:rPr>
            <w:rFonts w:hint="eastAsia"/>
            <w:lang w:val="en-US" w:eastAsia="zh-CN"/>
          </w:rPr>
          <w:t>1</w:t>
        </w:r>
      </w:ins>
      <w:ins w:id="131" w:author="Charon" w:date="2024-01-26T17:34:16Z">
        <w:r>
          <w:rPr>
            <w:rFonts w:hint="eastAsia"/>
            <w:lang w:val="en-US" w:eastAsia="zh-CN"/>
          </w:rPr>
          <w:t>)</w:t>
        </w:r>
      </w:ins>
      <w:ins w:id="132" w:author="Charon" w:date="2024-01-26T17:34:19Z">
        <w:r>
          <w:rPr>
            <w:rFonts w:hint="eastAsia"/>
            <w:lang w:val="en-US" w:eastAsia="zh-CN"/>
          </w:rPr>
          <w:t xml:space="preserve">. </w:t>
        </w:r>
      </w:ins>
      <w:ins w:id="133" w:author="Charon" w:date="2024-01-26T17:34:26Z">
        <w:r>
          <w:rPr>
            <w:rFonts w:hint="eastAsia"/>
            <w:lang w:val="en-US" w:eastAsia="zh-CN"/>
          </w:rPr>
          <w:t>可以将</w:t>
        </w:r>
      </w:ins>
      <w:ins w:id="134" w:author="Charon" w:date="2024-01-26T17:34:28Z">
        <w:r>
          <w:rPr>
            <w:rFonts w:hint="eastAsia"/>
            <w:lang w:val="en-US" w:eastAsia="zh-CN"/>
          </w:rPr>
          <w:t>复杂任务</w:t>
        </w:r>
      </w:ins>
      <w:ins w:id="135" w:author="Charon" w:date="2024-01-26T17:34:29Z">
        <w:r>
          <w:rPr>
            <w:rFonts w:hint="eastAsia"/>
            <w:lang w:val="en-US" w:eastAsia="zh-CN"/>
          </w:rPr>
          <w:t>分解为</w:t>
        </w:r>
      </w:ins>
      <w:ins w:id="136" w:author="Charon" w:date="2024-01-26T17:34:30Z">
        <w:r>
          <w:rPr>
            <w:rFonts w:hint="eastAsia"/>
            <w:lang w:val="en-US" w:eastAsia="zh-CN"/>
          </w:rPr>
          <w:t>更小的</w:t>
        </w:r>
      </w:ins>
      <w:ins w:id="137" w:author="Charon" w:date="2024-01-26T17:34:31Z">
        <w:r>
          <w:rPr>
            <w:rFonts w:hint="eastAsia"/>
            <w:lang w:val="en-US" w:eastAsia="zh-CN"/>
          </w:rPr>
          <w:t>子任务。</w:t>
        </w:r>
      </w:ins>
      <w:ins w:id="138" w:author="Charon" w:date="2024-01-26T17:34:34Z">
        <w:r>
          <w:rPr>
            <w:rFonts w:hint="eastAsia"/>
            <w:lang w:val="en-US" w:eastAsia="zh-CN"/>
          </w:rPr>
          <w:t>(</w:t>
        </w:r>
      </w:ins>
      <w:ins w:id="139" w:author="Charon" w:date="2024-01-26T17:34:35Z">
        <w:r>
          <w:rPr>
            <w:rFonts w:hint="eastAsia"/>
            <w:lang w:val="en-US" w:eastAsia="zh-CN"/>
          </w:rPr>
          <w:t>2</w:t>
        </w:r>
      </w:ins>
      <w:ins w:id="140" w:author="Charon" w:date="2024-01-26T17:34:34Z">
        <w:r>
          <w:rPr>
            <w:rFonts w:hint="eastAsia"/>
            <w:lang w:val="en-US" w:eastAsia="zh-CN"/>
          </w:rPr>
          <w:t>)</w:t>
        </w:r>
      </w:ins>
      <w:ins w:id="141" w:author="Charon" w:date="2024-01-26T17:34:36Z">
        <w:r>
          <w:rPr>
            <w:rFonts w:hint="eastAsia"/>
            <w:lang w:val="en-US" w:eastAsia="zh-CN"/>
          </w:rPr>
          <w:t xml:space="preserve">. </w:t>
        </w:r>
      </w:ins>
      <w:ins w:id="142" w:author="Charon" w:date="2024-01-26T17:34:46Z">
        <w:r>
          <w:rPr>
            <w:rFonts w:hint="eastAsia"/>
            <w:lang w:val="en-US" w:eastAsia="zh-CN"/>
          </w:rPr>
          <w:t>团队</w:t>
        </w:r>
      </w:ins>
      <w:ins w:id="143" w:author="Charon" w:date="2024-01-26T17:34:48Z">
        <w:r>
          <w:rPr>
            <w:rFonts w:hint="eastAsia"/>
            <w:lang w:val="en-US" w:eastAsia="zh-CN"/>
          </w:rPr>
          <w:t>成员可以对</w:t>
        </w:r>
      </w:ins>
      <w:ins w:id="144" w:author="Charon" w:date="2024-01-26T17:34:49Z">
        <w:r>
          <w:rPr>
            <w:rFonts w:hint="eastAsia"/>
            <w:lang w:val="en-US" w:eastAsia="zh-CN"/>
          </w:rPr>
          <w:t>代码</w:t>
        </w:r>
      </w:ins>
      <w:ins w:id="145" w:author="Charon" w:date="2024-01-26T17:34:51Z">
        <w:r>
          <w:rPr>
            <w:rFonts w:hint="eastAsia"/>
            <w:lang w:val="en-US" w:eastAsia="zh-CN"/>
          </w:rPr>
          <w:t>进行</w:t>
        </w:r>
      </w:ins>
      <w:ins w:id="146" w:author="Charon" w:date="2024-01-26T17:34:52Z">
        <w:r>
          <w:rPr>
            <w:rFonts w:hint="eastAsia"/>
            <w:lang w:val="en-US" w:eastAsia="zh-CN"/>
          </w:rPr>
          <w:t>评审和</w:t>
        </w:r>
      </w:ins>
      <w:ins w:id="147" w:author="Charon" w:date="2024-01-26T17:34:53Z">
        <w:r>
          <w:rPr>
            <w:rFonts w:hint="eastAsia"/>
            <w:lang w:val="en-US" w:eastAsia="zh-CN"/>
          </w:rPr>
          <w:t>测试</w:t>
        </w:r>
      </w:ins>
      <w:ins w:id="148" w:author="Charon" w:date="2024-01-26T17:34:59Z">
        <w:r>
          <w:rPr>
            <w:rFonts w:hint="eastAsia"/>
            <w:lang w:val="en-US" w:eastAsia="zh-CN"/>
          </w:rPr>
          <w:t>。</w:t>
        </w:r>
      </w:ins>
      <w:ins w:id="149" w:author="Charon" w:date="2024-01-26T17:35:01Z">
        <w:r>
          <w:rPr>
            <w:rFonts w:hint="eastAsia"/>
            <w:lang w:val="en-US" w:eastAsia="zh-CN"/>
          </w:rPr>
          <w:t>(</w:t>
        </w:r>
      </w:ins>
      <w:ins w:id="150" w:author="Charon" w:date="2024-01-26T17:35:03Z">
        <w:r>
          <w:rPr>
            <w:rFonts w:hint="eastAsia"/>
            <w:lang w:val="en-US" w:eastAsia="zh-CN"/>
          </w:rPr>
          <w:t>3</w:t>
        </w:r>
      </w:ins>
      <w:ins w:id="151" w:author="Charon" w:date="2024-01-26T17:35:01Z">
        <w:r>
          <w:rPr>
            <w:rFonts w:hint="eastAsia"/>
            <w:lang w:val="en-US" w:eastAsia="zh-CN"/>
          </w:rPr>
          <w:t>)</w:t>
        </w:r>
      </w:ins>
      <w:ins w:id="152" w:author="Charon" w:date="2024-01-26T17:35:05Z">
        <w:r>
          <w:rPr>
            <w:rFonts w:hint="eastAsia"/>
            <w:lang w:val="en-US" w:eastAsia="zh-CN"/>
          </w:rPr>
          <w:t xml:space="preserve">. </w:t>
        </w:r>
      </w:ins>
      <w:ins w:id="153" w:author="Charon" w:date="2024-01-26T17:35:18Z">
        <w:r>
          <w:rPr>
            <w:rFonts w:hint="eastAsia"/>
            <w:lang w:val="en-US" w:eastAsia="zh-CN"/>
          </w:rPr>
          <w:t>确保</w:t>
        </w:r>
      </w:ins>
      <w:ins w:id="154" w:author="Charon" w:date="2024-01-26T17:35:24Z">
        <w:r>
          <w:rPr>
            <w:rFonts w:hint="eastAsia"/>
            <w:lang w:val="en-US" w:eastAsia="zh-CN"/>
          </w:rPr>
          <w:t>生成的</w:t>
        </w:r>
      </w:ins>
      <w:ins w:id="155" w:author="Charon" w:date="2024-01-26T17:35:25Z">
        <w:r>
          <w:rPr>
            <w:rFonts w:hint="eastAsia"/>
            <w:lang w:val="en-US" w:eastAsia="zh-CN"/>
          </w:rPr>
          <w:t>代码</w:t>
        </w:r>
      </w:ins>
      <w:ins w:id="156" w:author="Charon" w:date="2024-01-26T17:35:28Z">
        <w:r>
          <w:rPr>
            <w:rFonts w:hint="eastAsia"/>
            <w:lang w:val="en-US" w:eastAsia="zh-CN"/>
          </w:rPr>
          <w:t>与</w:t>
        </w:r>
      </w:ins>
      <w:ins w:id="157" w:author="Charon" w:date="2024-01-26T17:35:31Z">
        <w:r>
          <w:rPr>
            <w:rFonts w:hint="eastAsia"/>
            <w:lang w:val="en-US" w:eastAsia="zh-CN"/>
          </w:rPr>
          <w:t>预期要求一致，</w:t>
        </w:r>
      </w:ins>
      <w:ins w:id="158" w:author="Charon" w:date="2024-01-26T17:35:38Z">
        <w:r>
          <w:rPr>
            <w:rFonts w:hint="eastAsia"/>
            <w:lang w:val="en-US" w:eastAsia="zh-CN"/>
          </w:rPr>
          <w:t>团队成员可以</w:t>
        </w:r>
      </w:ins>
      <w:ins w:id="159" w:author="Charon" w:date="2024-01-26T17:35:39Z">
        <w:r>
          <w:rPr>
            <w:rFonts w:hint="eastAsia"/>
            <w:lang w:val="en-US" w:eastAsia="zh-CN"/>
          </w:rPr>
          <w:t>提供</w:t>
        </w:r>
      </w:ins>
      <w:ins w:id="160" w:author="Charon" w:date="2024-01-26T17:35:40Z">
        <w:r>
          <w:rPr>
            <w:rFonts w:hint="eastAsia"/>
            <w:lang w:val="en-US" w:eastAsia="zh-CN"/>
          </w:rPr>
          <w:t>不同的</w:t>
        </w:r>
      </w:ins>
      <w:ins w:id="161" w:author="Charon" w:date="2024-01-26T17:35:42Z">
        <w:r>
          <w:rPr>
            <w:rFonts w:hint="eastAsia"/>
            <w:lang w:val="en-US" w:eastAsia="zh-CN"/>
          </w:rPr>
          <w:t>观点</w:t>
        </w:r>
      </w:ins>
      <w:ins w:id="162" w:author="Charon" w:date="2024-01-26T17:35:43Z">
        <w:r>
          <w:rPr>
            <w:rFonts w:hint="eastAsia"/>
            <w:lang w:val="en-US" w:eastAsia="zh-CN"/>
          </w:rPr>
          <w:t>解决</w:t>
        </w:r>
      </w:ins>
      <w:ins w:id="163" w:author="Charon" w:date="2024-01-26T17:35:44Z">
        <w:r>
          <w:rPr>
            <w:rFonts w:hint="eastAsia"/>
            <w:lang w:val="en-US" w:eastAsia="zh-CN"/>
          </w:rPr>
          <w:t>问题。</w:t>
        </w:r>
      </w:ins>
    </w:p>
    <w:p>
      <w:pPr>
        <w:ind w:firstLine="420"/>
        <w:jc w:val="left"/>
        <w:rPr>
          <w:ins w:id="165" w:author="Charon" w:date="2024-01-26T17:45:37Z"/>
          <w:rFonts w:hint="eastAsia"/>
          <w:lang w:val="en-US" w:eastAsia="zh-CN"/>
        </w:rPr>
        <w:pPrChange w:id="164" w:author="Charon" w:date="2024-01-26T15:54:58Z">
          <w:pPr>
            <w:ind w:firstLine="420"/>
            <w:jc w:val="left"/>
          </w:pPr>
        </w:pPrChange>
      </w:pPr>
      <w:ins w:id="166" w:author="Charon" w:date="2024-01-26T17:36:38Z">
        <w:r>
          <w:rPr>
            <w:rFonts w:hint="eastAsia"/>
            <w:lang w:val="en-US" w:eastAsia="zh-CN"/>
          </w:rPr>
          <w:t>基于</w:t>
        </w:r>
      </w:ins>
      <w:ins w:id="167" w:author="Charon" w:date="2024-01-26T17:36:40Z">
        <w:r>
          <w:rPr>
            <w:rFonts w:hint="eastAsia"/>
            <w:lang w:val="en-US" w:eastAsia="zh-CN"/>
          </w:rPr>
          <w:t>团队协作的</w:t>
        </w:r>
      </w:ins>
      <w:ins w:id="168" w:author="Charon" w:date="2024-01-26T17:36:41Z">
        <w:r>
          <w:rPr>
            <w:rFonts w:hint="eastAsia"/>
            <w:lang w:val="en-US" w:eastAsia="zh-CN"/>
          </w:rPr>
          <w:t>理念</w:t>
        </w:r>
      </w:ins>
      <w:ins w:id="169" w:author="Charon" w:date="2024-01-26T17:36:42Z">
        <w:r>
          <w:rPr>
            <w:rFonts w:hint="eastAsia"/>
            <w:lang w:val="en-US" w:eastAsia="zh-CN"/>
          </w:rPr>
          <w:t>，</w:t>
        </w:r>
      </w:ins>
      <w:ins w:id="170" w:author="Charon" w:date="2024-01-26T17:38:00Z">
        <w:r>
          <w:rPr>
            <w:rFonts w:hint="eastAsia"/>
            <w:lang w:val="en-US" w:eastAsia="zh-CN"/>
          </w:rPr>
          <w:t>这个</w:t>
        </w:r>
      </w:ins>
      <w:ins w:id="171" w:author="Charon" w:date="2024-01-26T17:38:01Z">
        <w:r>
          <w:rPr>
            <w:rFonts w:hint="eastAsia"/>
            <w:lang w:val="en-US" w:eastAsia="zh-CN"/>
          </w:rPr>
          <w:t>框架</w:t>
        </w:r>
      </w:ins>
      <w:ins w:id="172" w:author="Charon" w:date="2024-01-26T17:38:05Z">
        <w:r>
          <w:rPr>
            <w:rFonts w:hint="eastAsia"/>
            <w:lang w:val="en-US" w:eastAsia="zh-CN"/>
          </w:rPr>
          <w:t>被</w:t>
        </w:r>
      </w:ins>
      <w:ins w:id="173" w:author="Charon" w:date="2024-01-26T17:38:06Z">
        <w:r>
          <w:rPr>
            <w:rFonts w:hint="eastAsia"/>
            <w:lang w:val="en-US" w:eastAsia="zh-CN"/>
          </w:rPr>
          <w:t>分为两个</w:t>
        </w:r>
      </w:ins>
      <w:ins w:id="174" w:author="Charon" w:date="2024-01-26T17:38:07Z">
        <w:r>
          <w:rPr>
            <w:rFonts w:hint="eastAsia"/>
            <w:lang w:val="en-US" w:eastAsia="zh-CN"/>
          </w:rPr>
          <w:t>部分</w:t>
        </w:r>
      </w:ins>
      <w:ins w:id="175" w:author="Charon" w:date="2024-01-26T17:38:08Z">
        <w:r>
          <w:rPr>
            <w:rFonts w:hint="eastAsia"/>
            <w:lang w:val="en-US" w:eastAsia="zh-CN"/>
          </w:rPr>
          <w:t>：</w:t>
        </w:r>
      </w:ins>
      <w:ins w:id="176" w:author="Charon" w:date="2024-01-26T17:38:12Z">
        <w:r>
          <w:rPr>
            <w:rFonts w:hint="eastAsia"/>
            <w:lang w:val="en-US" w:eastAsia="zh-CN"/>
          </w:rPr>
          <w:t>劳动</w:t>
        </w:r>
      </w:ins>
      <w:ins w:id="177" w:author="Charon" w:date="2024-01-26T17:38:13Z">
        <w:r>
          <w:rPr>
            <w:rFonts w:hint="eastAsia"/>
            <w:lang w:val="en-US" w:eastAsia="zh-CN"/>
          </w:rPr>
          <w:t>分工和</w:t>
        </w:r>
      </w:ins>
      <w:ins w:id="178" w:author="Charon" w:date="2024-01-26T17:38:16Z">
        <w:r>
          <w:rPr>
            <w:rFonts w:hint="eastAsia"/>
            <w:lang w:val="en-US" w:eastAsia="zh-CN"/>
          </w:rPr>
          <w:t>协作</w:t>
        </w:r>
      </w:ins>
      <w:ins w:id="179" w:author="Charon" w:date="2024-01-26T17:38:32Z">
        <w:r>
          <w:rPr>
            <w:rFonts w:hint="eastAsia"/>
            <w:lang w:val="en-US" w:eastAsia="zh-CN"/>
          </w:rPr>
          <w:t>，</w:t>
        </w:r>
      </w:ins>
      <w:ins w:id="180" w:author="Charon" w:date="2024-01-26T17:38:33Z">
        <w:r>
          <w:rPr>
            <w:rFonts w:hint="eastAsia"/>
            <w:lang w:val="en-US" w:eastAsia="zh-CN"/>
          </w:rPr>
          <w:t>这两个</w:t>
        </w:r>
      </w:ins>
      <w:ins w:id="181" w:author="Charon" w:date="2024-01-26T17:38:34Z">
        <w:r>
          <w:rPr>
            <w:rFonts w:hint="eastAsia"/>
            <w:lang w:val="en-US" w:eastAsia="zh-CN"/>
          </w:rPr>
          <w:t>部分</w:t>
        </w:r>
      </w:ins>
      <w:ins w:id="182" w:author="Charon" w:date="2024-01-26T17:38:38Z">
        <w:r>
          <w:rPr>
            <w:rFonts w:hint="eastAsia"/>
            <w:lang w:val="en-US" w:eastAsia="zh-CN"/>
          </w:rPr>
          <w:t>都由</w:t>
        </w:r>
      </w:ins>
      <w:ins w:id="183" w:author="Charon" w:date="2024-01-26T17:38:42Z">
        <w:r>
          <w:rPr>
            <w:rFonts w:hint="eastAsia"/>
            <w:lang w:val="en-US" w:eastAsia="zh-CN"/>
          </w:rPr>
          <w:t>角色指令</w:t>
        </w:r>
      </w:ins>
      <w:ins w:id="184" w:author="Charon" w:date="2024-01-26T17:38:49Z">
        <w:r>
          <w:rPr>
            <w:rFonts w:hint="eastAsia"/>
            <w:lang w:val="en-US" w:eastAsia="zh-CN"/>
          </w:rPr>
          <w:t>主导。</w:t>
        </w:r>
      </w:ins>
      <w:ins w:id="185" w:author="Charon" w:date="2024-01-26T17:41:43Z">
        <w:r>
          <w:rPr>
            <w:rFonts w:hint="eastAsia"/>
            <w:lang w:val="en-US" w:eastAsia="zh-CN"/>
          </w:rPr>
          <w:t>(</w:t>
        </w:r>
      </w:ins>
      <w:ins w:id="186" w:author="Charon" w:date="2024-01-26T17:41:44Z">
        <w:r>
          <w:rPr>
            <w:rFonts w:hint="eastAsia"/>
            <w:lang w:val="en-US" w:eastAsia="zh-CN"/>
          </w:rPr>
          <w:t>1</w:t>
        </w:r>
      </w:ins>
      <w:ins w:id="187" w:author="Charon" w:date="2024-01-26T17:41:43Z">
        <w:r>
          <w:rPr>
            <w:rFonts w:hint="eastAsia"/>
            <w:lang w:val="en-US" w:eastAsia="zh-CN"/>
          </w:rPr>
          <w:t>)</w:t>
        </w:r>
      </w:ins>
      <w:ins w:id="188" w:author="Charon" w:date="2024-01-26T17:41:45Z">
        <w:r>
          <w:rPr>
            <w:rFonts w:hint="eastAsia"/>
            <w:lang w:val="en-US" w:eastAsia="zh-CN"/>
          </w:rPr>
          <w:t>.</w:t>
        </w:r>
      </w:ins>
      <w:ins w:id="189" w:author="Charon" w:date="2024-01-26T17:41:46Z">
        <w:r>
          <w:rPr>
            <w:rFonts w:hint="eastAsia"/>
            <w:lang w:val="en-US" w:eastAsia="zh-CN"/>
          </w:rPr>
          <w:t xml:space="preserve"> </w:t>
        </w:r>
      </w:ins>
      <w:ins w:id="190" w:author="Charon" w:date="2024-01-26T17:41:55Z">
        <w:r>
          <w:rPr>
            <w:rFonts w:hint="eastAsia"/>
            <w:lang w:val="en-US" w:eastAsia="zh-CN"/>
          </w:rPr>
          <w:t>通过</w:t>
        </w:r>
      </w:ins>
      <w:ins w:id="191" w:author="Charon" w:date="2024-01-26T17:41:56Z">
        <w:r>
          <w:rPr>
            <w:rFonts w:hint="eastAsia"/>
            <w:lang w:val="en-US" w:eastAsia="zh-CN"/>
          </w:rPr>
          <w:t>角色</w:t>
        </w:r>
      </w:ins>
      <w:ins w:id="192" w:author="Charon" w:date="2024-01-26T17:41:57Z">
        <w:r>
          <w:rPr>
            <w:rFonts w:hint="eastAsia"/>
            <w:lang w:val="en-US" w:eastAsia="zh-CN"/>
          </w:rPr>
          <w:t>指令</w:t>
        </w:r>
      </w:ins>
      <w:ins w:id="193" w:author="Charon" w:date="2024-01-26T17:42:07Z">
        <w:r>
          <w:rPr>
            <w:rFonts w:hint="eastAsia"/>
            <w:lang w:val="en-US" w:eastAsia="zh-CN"/>
          </w:rPr>
          <w:t>分配</w:t>
        </w:r>
      </w:ins>
      <w:ins w:id="194" w:author="Charon" w:date="2024-01-26T17:42:08Z">
        <w:r>
          <w:rPr>
            <w:rFonts w:hint="eastAsia"/>
            <w:lang w:val="en-US" w:eastAsia="zh-CN"/>
          </w:rPr>
          <w:t>特定的</w:t>
        </w:r>
      </w:ins>
      <w:ins w:id="195" w:author="Charon" w:date="2024-01-26T17:42:09Z">
        <w:r>
          <w:rPr>
            <w:rFonts w:hint="eastAsia"/>
            <w:lang w:val="en-US" w:eastAsia="zh-CN"/>
          </w:rPr>
          <w:t>角色</w:t>
        </w:r>
      </w:ins>
      <w:ins w:id="196" w:author="Charon" w:date="2024-01-26T17:42:10Z">
        <w:r>
          <w:rPr>
            <w:rFonts w:hint="eastAsia"/>
            <w:lang w:val="en-US" w:eastAsia="zh-CN"/>
          </w:rPr>
          <w:t>和</w:t>
        </w:r>
      </w:ins>
      <w:ins w:id="197" w:author="Charon" w:date="2024-01-26T17:42:11Z">
        <w:r>
          <w:rPr>
            <w:rFonts w:hint="eastAsia"/>
            <w:lang w:val="en-US" w:eastAsia="zh-CN"/>
          </w:rPr>
          <w:t>责任给</w:t>
        </w:r>
      </w:ins>
      <w:ins w:id="198" w:author="Charon" w:date="2024-01-26T17:42:14Z">
        <w:r>
          <w:rPr>
            <w:rFonts w:hint="eastAsia"/>
            <w:lang w:val="en-US" w:eastAsia="zh-CN"/>
          </w:rPr>
          <w:t>LL</w:t>
        </w:r>
      </w:ins>
      <w:ins w:id="199" w:author="Charon" w:date="2024-01-26T17:42:15Z">
        <w:r>
          <w:rPr>
            <w:rFonts w:hint="eastAsia"/>
            <w:lang w:val="en-US" w:eastAsia="zh-CN"/>
          </w:rPr>
          <w:t>M</w:t>
        </w:r>
      </w:ins>
      <w:ins w:id="200" w:author="Charon" w:date="2024-01-26T17:42:16Z">
        <w:r>
          <w:rPr>
            <w:rFonts w:hint="eastAsia"/>
            <w:lang w:val="en-US" w:eastAsia="zh-CN"/>
          </w:rPr>
          <w:t>实现</w:t>
        </w:r>
      </w:ins>
      <w:ins w:id="201" w:author="Charon" w:date="2024-01-26T17:42:17Z">
        <w:r>
          <w:rPr>
            <w:rFonts w:hint="eastAsia"/>
            <w:lang w:val="en-US" w:eastAsia="zh-CN"/>
          </w:rPr>
          <w:t>劳动</w:t>
        </w:r>
      </w:ins>
      <w:ins w:id="202" w:author="Charon" w:date="2024-01-26T17:42:18Z">
        <w:r>
          <w:rPr>
            <w:rFonts w:hint="eastAsia"/>
            <w:lang w:val="en-US" w:eastAsia="zh-CN"/>
          </w:rPr>
          <w:t>分工，</w:t>
        </w:r>
      </w:ins>
      <w:ins w:id="203" w:author="Charon" w:date="2024-01-26T17:42:27Z">
        <w:r>
          <w:rPr>
            <w:rFonts w:hint="eastAsia"/>
            <w:lang w:val="en-US" w:eastAsia="zh-CN"/>
          </w:rPr>
          <w:t>将</w:t>
        </w:r>
      </w:ins>
      <w:ins w:id="204" w:author="Charon" w:date="2024-01-26T17:42:29Z">
        <w:r>
          <w:rPr>
            <w:rFonts w:hint="eastAsia"/>
            <w:lang w:val="en-US" w:eastAsia="zh-CN"/>
          </w:rPr>
          <w:t>LL</w:t>
        </w:r>
      </w:ins>
      <w:ins w:id="205" w:author="Charon" w:date="2024-01-26T17:42:30Z">
        <w:r>
          <w:rPr>
            <w:rFonts w:hint="eastAsia"/>
            <w:lang w:val="en-US" w:eastAsia="zh-CN"/>
          </w:rPr>
          <w:t>M</w:t>
        </w:r>
      </w:ins>
      <w:ins w:id="206" w:author="Charon" w:date="2024-01-26T17:42:32Z">
        <w:r>
          <w:rPr>
            <w:rFonts w:hint="eastAsia"/>
            <w:lang w:val="en-US" w:eastAsia="zh-CN"/>
          </w:rPr>
          <w:t>转化为</w:t>
        </w:r>
      </w:ins>
      <w:ins w:id="207" w:author="Charon" w:date="2024-01-26T17:42:33Z">
        <w:r>
          <w:rPr>
            <w:rFonts w:hint="eastAsia"/>
            <w:lang w:val="en-US" w:eastAsia="zh-CN"/>
          </w:rPr>
          <w:t>该领域</w:t>
        </w:r>
      </w:ins>
      <w:ins w:id="208" w:author="Charon" w:date="2024-01-26T17:42:34Z">
        <w:r>
          <w:rPr>
            <w:rFonts w:hint="eastAsia"/>
            <w:lang w:val="en-US" w:eastAsia="zh-CN"/>
          </w:rPr>
          <w:t>的</w:t>
        </w:r>
      </w:ins>
      <w:ins w:id="209" w:author="Charon" w:date="2024-01-26T17:42:35Z">
        <w:r>
          <w:rPr>
            <w:rFonts w:hint="eastAsia"/>
            <w:lang w:val="en-US" w:eastAsia="zh-CN"/>
          </w:rPr>
          <w:t>专家。</w:t>
        </w:r>
      </w:ins>
      <w:ins w:id="210" w:author="Charon" w:date="2024-01-26T17:42:39Z">
        <w:r>
          <w:rPr>
            <w:rFonts w:hint="eastAsia"/>
            <w:lang w:val="en-US" w:eastAsia="zh-CN"/>
          </w:rPr>
          <w:t>(</w:t>
        </w:r>
      </w:ins>
      <w:ins w:id="211" w:author="Charon" w:date="2024-01-26T17:42:40Z">
        <w:r>
          <w:rPr>
            <w:rFonts w:hint="eastAsia"/>
            <w:lang w:val="en-US" w:eastAsia="zh-CN"/>
          </w:rPr>
          <w:t>2</w:t>
        </w:r>
      </w:ins>
      <w:ins w:id="212" w:author="Charon" w:date="2024-01-26T17:42:39Z">
        <w:r>
          <w:rPr>
            <w:rFonts w:hint="eastAsia"/>
            <w:lang w:val="en-US" w:eastAsia="zh-CN"/>
          </w:rPr>
          <w:t>)</w:t>
        </w:r>
      </w:ins>
      <w:ins w:id="213" w:author="Charon" w:date="2024-01-26T17:42:41Z">
        <w:r>
          <w:rPr>
            <w:rFonts w:hint="eastAsia"/>
            <w:lang w:val="en-US" w:eastAsia="zh-CN"/>
          </w:rPr>
          <w:t xml:space="preserve">. </w:t>
        </w:r>
      </w:ins>
      <w:ins w:id="214" w:author="Charon" w:date="2024-01-26T17:42:45Z">
        <w:r>
          <w:rPr>
            <w:rFonts w:hint="eastAsia"/>
            <w:lang w:val="en-US" w:eastAsia="zh-CN"/>
          </w:rPr>
          <w:t>角色</w:t>
        </w:r>
      </w:ins>
      <w:ins w:id="215" w:author="Charon" w:date="2024-01-26T17:42:47Z">
        <w:r>
          <w:rPr>
            <w:rFonts w:hint="eastAsia"/>
            <w:lang w:val="en-US" w:eastAsia="zh-CN"/>
          </w:rPr>
          <w:t>指令</w:t>
        </w:r>
      </w:ins>
      <w:ins w:id="216" w:author="Charon" w:date="2024-01-26T17:42:48Z">
        <w:r>
          <w:rPr>
            <w:rFonts w:hint="eastAsia"/>
            <w:lang w:val="en-US" w:eastAsia="zh-CN"/>
          </w:rPr>
          <w:t>控制</w:t>
        </w:r>
      </w:ins>
      <w:ins w:id="217" w:author="Charon" w:date="2024-01-26T17:42:55Z">
        <w:r>
          <w:rPr>
            <w:rFonts w:hint="eastAsia"/>
            <w:lang w:val="en-US" w:eastAsia="zh-CN"/>
          </w:rPr>
          <w:t>角色之间</w:t>
        </w:r>
      </w:ins>
      <w:ins w:id="218" w:author="Charon" w:date="2024-01-26T17:42:56Z">
        <w:r>
          <w:rPr>
            <w:rFonts w:hint="eastAsia"/>
            <w:lang w:val="en-US" w:eastAsia="zh-CN"/>
          </w:rPr>
          <w:t>的</w:t>
        </w:r>
      </w:ins>
      <w:ins w:id="219" w:author="Charon" w:date="2024-01-26T17:42:57Z">
        <w:r>
          <w:rPr>
            <w:rFonts w:hint="eastAsia"/>
            <w:lang w:val="en-US" w:eastAsia="zh-CN"/>
          </w:rPr>
          <w:t>交互</w:t>
        </w:r>
      </w:ins>
      <w:ins w:id="220" w:author="Charon" w:date="2024-01-26T17:43:10Z">
        <w:r>
          <w:rPr>
            <w:rFonts w:hint="eastAsia"/>
            <w:lang w:val="en-US" w:eastAsia="zh-CN"/>
          </w:rPr>
          <w:t>形成一个</w:t>
        </w:r>
      </w:ins>
      <w:ins w:id="221" w:author="Charon" w:date="2024-01-26T17:43:15Z">
        <w:r>
          <w:rPr>
            <w:rFonts w:hint="eastAsia"/>
            <w:lang w:val="en-US" w:eastAsia="zh-CN"/>
          </w:rPr>
          <w:t>虚拟团队</w:t>
        </w:r>
      </w:ins>
      <w:ins w:id="222" w:author="Charon" w:date="2024-01-26T17:43:17Z">
        <w:r>
          <w:rPr>
            <w:rFonts w:hint="eastAsia"/>
            <w:lang w:val="en-US" w:eastAsia="zh-CN"/>
          </w:rPr>
          <w:t>促进</w:t>
        </w:r>
      </w:ins>
      <w:ins w:id="223" w:author="Charon" w:date="2024-01-26T17:43:18Z">
        <w:r>
          <w:rPr>
            <w:rFonts w:hint="eastAsia"/>
            <w:lang w:val="en-US" w:eastAsia="zh-CN"/>
          </w:rPr>
          <w:t>各自的</w:t>
        </w:r>
      </w:ins>
      <w:ins w:id="224" w:author="Charon" w:date="2024-01-26T17:43:19Z">
        <w:r>
          <w:rPr>
            <w:rFonts w:hint="eastAsia"/>
            <w:lang w:val="en-US" w:eastAsia="zh-CN"/>
          </w:rPr>
          <w:t>工作</w:t>
        </w:r>
      </w:ins>
      <w:ins w:id="225" w:author="Charon" w:date="2024-01-26T17:43:20Z">
        <w:r>
          <w:rPr>
            <w:rFonts w:hint="eastAsia"/>
            <w:lang w:val="en-US" w:eastAsia="zh-CN"/>
          </w:rPr>
          <w:t>。</w:t>
        </w:r>
      </w:ins>
    </w:p>
    <w:p>
      <w:pPr>
        <w:ind w:firstLine="420"/>
        <w:jc w:val="left"/>
        <w:rPr>
          <w:ins w:id="227" w:author="Charon" w:date="2024-01-26T17:53:05Z"/>
          <w:rFonts w:hint="eastAsia"/>
          <w:lang w:val="en-US" w:eastAsia="zh-CN"/>
        </w:rPr>
        <w:pPrChange w:id="226" w:author="Charon" w:date="2024-01-26T15:54:58Z">
          <w:pPr>
            <w:ind w:firstLine="420"/>
            <w:jc w:val="left"/>
          </w:pPr>
        </w:pPrChange>
      </w:pPr>
      <w:ins w:id="228" w:author="Charon" w:date="2024-01-26T17:46:38Z">
        <w:r>
          <w:rPr>
            <w:rFonts w:hint="eastAsia"/>
            <w:lang w:val="en-US" w:eastAsia="zh-CN"/>
          </w:rPr>
          <w:t>为了</w:t>
        </w:r>
      </w:ins>
      <w:ins w:id="229" w:author="Charon" w:date="2024-01-26T17:46:40Z">
        <w:r>
          <w:rPr>
            <w:rFonts w:hint="eastAsia"/>
            <w:lang w:val="en-US" w:eastAsia="zh-CN"/>
          </w:rPr>
          <w:t>更高效的</w:t>
        </w:r>
      </w:ins>
      <w:ins w:id="230" w:author="Charon" w:date="2024-01-26T17:46:42Z">
        <w:r>
          <w:rPr>
            <w:rFonts w:hint="eastAsia"/>
            <w:lang w:val="en-US" w:eastAsia="zh-CN"/>
          </w:rPr>
          <w:t>协作，</w:t>
        </w:r>
      </w:ins>
      <w:ins w:id="231" w:author="Charon" w:date="2024-01-26T17:46:44Z">
        <w:r>
          <w:rPr>
            <w:rFonts w:hint="eastAsia"/>
            <w:lang w:val="en-US" w:eastAsia="zh-CN"/>
          </w:rPr>
          <w:t>作者</w:t>
        </w:r>
      </w:ins>
      <w:ins w:id="232" w:author="Charon" w:date="2024-01-26T17:46:46Z">
        <w:r>
          <w:rPr>
            <w:rFonts w:hint="eastAsia"/>
            <w:lang w:val="en-US" w:eastAsia="zh-CN"/>
          </w:rPr>
          <w:t>引入了</w:t>
        </w:r>
      </w:ins>
      <w:ins w:id="233" w:author="Charon" w:date="2024-01-26T17:46:47Z">
        <w:r>
          <w:rPr>
            <w:rFonts w:hint="eastAsia"/>
            <w:lang w:val="en-US" w:eastAsia="zh-CN"/>
          </w:rPr>
          <w:t>自</w:t>
        </w:r>
      </w:ins>
      <w:ins w:id="234" w:author="Charon" w:date="2024-01-26T17:46:48Z">
        <w:r>
          <w:rPr>
            <w:rFonts w:hint="eastAsia"/>
            <w:lang w:val="en-US" w:eastAsia="zh-CN"/>
          </w:rPr>
          <w:t>协作</w:t>
        </w:r>
      </w:ins>
      <w:ins w:id="235" w:author="Charon" w:date="2024-01-26T17:46:51Z">
        <w:r>
          <w:rPr>
            <w:rFonts w:hint="eastAsia"/>
            <w:lang w:val="en-US" w:eastAsia="zh-CN"/>
          </w:rPr>
          <w:t>框架</w:t>
        </w:r>
      </w:ins>
      <w:ins w:id="236" w:author="Charon" w:date="2024-01-26T17:48:51Z">
        <w:r>
          <w:rPr>
            <w:rFonts w:hint="eastAsia"/>
            <w:lang w:val="en-US" w:eastAsia="zh-CN"/>
          </w:rPr>
          <w:t xml:space="preserve"> </w:t>
        </w:r>
      </w:ins>
      <w:ins w:id="237" w:author="Charon" w:date="2024-01-26T17:47:35Z">
        <w:r>
          <w:rPr>
            <w:rFonts w:hint="eastAsia"/>
            <w:lang w:val="en-US" w:eastAsia="zh-CN"/>
          </w:rPr>
          <w:t>(</w:t>
        </w:r>
      </w:ins>
      <w:ins w:id="238" w:author="Charon" w:date="2024-01-26T17:47:39Z">
        <w:r>
          <w:rPr>
            <w:rFonts w:hint="eastAsia"/>
            <w:lang w:val="en-US" w:eastAsia="zh-CN"/>
          </w:rPr>
          <w:t>SDM</w:t>
        </w:r>
      </w:ins>
      <w:ins w:id="239" w:author="Charon" w:date="2024-01-26T17:47:35Z">
        <w:r>
          <w:rPr>
            <w:rFonts w:hint="eastAsia"/>
            <w:lang w:val="en-US" w:eastAsia="zh-CN"/>
          </w:rPr>
          <w:t>)</w:t>
        </w:r>
      </w:ins>
      <w:ins w:id="240" w:author="Charon" w:date="2024-01-26T17:49:10Z">
        <w:r>
          <w:rPr>
            <w:rFonts w:hint="eastAsia"/>
            <w:lang w:val="en-US" w:eastAsia="zh-CN"/>
          </w:rPr>
          <w:t>，</w:t>
        </w:r>
      </w:ins>
      <w:ins w:id="241" w:author="Charon" w:date="2024-01-26T17:49:13Z">
        <w:r>
          <w:rPr>
            <w:rFonts w:hint="eastAsia"/>
            <w:lang w:val="en-US" w:eastAsia="zh-CN"/>
          </w:rPr>
          <w:t>实例化</w:t>
        </w:r>
      </w:ins>
      <w:ins w:id="242" w:author="Charon" w:date="2024-01-26T17:49:14Z">
        <w:r>
          <w:rPr>
            <w:rFonts w:hint="eastAsia"/>
            <w:lang w:val="en-US" w:eastAsia="zh-CN"/>
          </w:rPr>
          <w:t>了</w:t>
        </w:r>
      </w:ins>
      <w:ins w:id="243" w:author="Charon" w:date="2024-01-26T17:49:16Z">
        <w:r>
          <w:rPr>
            <w:rFonts w:hint="eastAsia"/>
            <w:lang w:val="en-US" w:eastAsia="zh-CN"/>
          </w:rPr>
          <w:t>三个</w:t>
        </w:r>
      </w:ins>
      <w:ins w:id="244" w:author="Charon" w:date="2024-01-26T17:49:21Z">
        <w:r>
          <w:rPr>
            <w:rFonts w:hint="eastAsia"/>
            <w:lang w:val="en-US" w:eastAsia="zh-CN"/>
          </w:rPr>
          <w:t>角色</w:t>
        </w:r>
      </w:ins>
      <w:ins w:id="245" w:author="Charon" w:date="2024-01-26T17:49:22Z">
        <w:r>
          <w:rPr>
            <w:rFonts w:hint="eastAsia"/>
            <w:lang w:val="en-US" w:eastAsia="zh-CN"/>
          </w:rPr>
          <w:t>：</w:t>
        </w:r>
      </w:ins>
      <w:ins w:id="246" w:author="Charon" w:date="2024-01-26T17:49:41Z">
        <w:r>
          <w:rPr>
            <w:rFonts w:hint="eastAsia"/>
            <w:lang w:val="en-US" w:eastAsia="zh-CN"/>
          </w:rPr>
          <w:t>分析</w:t>
        </w:r>
      </w:ins>
      <w:ins w:id="247" w:author="Charon" w:date="2024-01-26T17:49:24Z">
        <w:r>
          <w:rPr>
            <w:rFonts w:hint="eastAsia"/>
            <w:lang w:val="en-US" w:eastAsia="zh-CN"/>
          </w:rPr>
          <w:t>人员、</w:t>
        </w:r>
      </w:ins>
      <w:ins w:id="248" w:author="Charon" w:date="2024-01-26T17:49:25Z">
        <w:r>
          <w:rPr>
            <w:rFonts w:hint="eastAsia"/>
            <w:lang w:val="en-US" w:eastAsia="zh-CN"/>
          </w:rPr>
          <w:t>编码</w:t>
        </w:r>
      </w:ins>
      <w:ins w:id="249" w:author="Charon" w:date="2024-01-26T17:49:26Z">
        <w:r>
          <w:rPr>
            <w:rFonts w:hint="eastAsia"/>
            <w:lang w:val="en-US" w:eastAsia="zh-CN"/>
          </w:rPr>
          <w:t>人员</w:t>
        </w:r>
      </w:ins>
      <w:ins w:id="250" w:author="Charon" w:date="2024-01-26T17:49:27Z">
        <w:r>
          <w:rPr>
            <w:rFonts w:hint="eastAsia"/>
            <w:lang w:val="en-US" w:eastAsia="zh-CN"/>
          </w:rPr>
          <w:t>和</w:t>
        </w:r>
      </w:ins>
      <w:ins w:id="251" w:author="Charon" w:date="2024-01-26T17:49:43Z">
        <w:r>
          <w:rPr>
            <w:rFonts w:hint="eastAsia"/>
            <w:lang w:val="en-US" w:eastAsia="zh-CN"/>
          </w:rPr>
          <w:t>测试</w:t>
        </w:r>
      </w:ins>
      <w:ins w:id="252" w:author="Charon" w:date="2024-01-26T17:49:33Z">
        <w:r>
          <w:rPr>
            <w:rFonts w:hint="eastAsia"/>
            <w:lang w:val="en-US" w:eastAsia="zh-CN"/>
          </w:rPr>
          <w:t>人员</w:t>
        </w:r>
      </w:ins>
      <w:ins w:id="253" w:author="Charon" w:date="2024-01-26T17:49:55Z">
        <w:r>
          <w:rPr>
            <w:rFonts w:hint="eastAsia"/>
            <w:lang w:val="en-US" w:eastAsia="zh-CN"/>
          </w:rPr>
          <w:t>组成基本</w:t>
        </w:r>
      </w:ins>
      <w:ins w:id="254" w:author="Charon" w:date="2024-01-26T17:49:57Z">
        <w:r>
          <w:rPr>
            <w:rFonts w:hint="eastAsia"/>
            <w:lang w:val="en-US" w:eastAsia="zh-CN"/>
          </w:rPr>
          <w:t>团队</w:t>
        </w:r>
      </w:ins>
      <w:ins w:id="255" w:author="Charon" w:date="2024-01-26T17:49:33Z">
        <w:r>
          <w:rPr>
            <w:rFonts w:hint="eastAsia"/>
            <w:lang w:val="en-US" w:eastAsia="zh-CN"/>
          </w:rPr>
          <w:t>。</w:t>
        </w:r>
      </w:ins>
      <w:ins w:id="256" w:author="Charon" w:date="2024-01-26T17:50:23Z">
        <w:r>
          <w:rPr>
            <w:rFonts w:hint="eastAsia"/>
            <w:lang w:val="en-US" w:eastAsia="zh-CN"/>
          </w:rPr>
          <w:t>这些角色</w:t>
        </w:r>
      </w:ins>
      <w:ins w:id="257" w:author="Charon" w:date="2024-01-26T17:50:27Z">
        <w:r>
          <w:rPr>
            <w:rFonts w:hint="eastAsia"/>
            <w:lang w:val="en-US" w:eastAsia="zh-CN"/>
          </w:rPr>
          <w:t>遵循</w:t>
        </w:r>
      </w:ins>
      <w:ins w:id="258" w:author="Charon" w:date="2024-01-26T17:50:32Z">
        <w:r>
          <w:rPr>
            <w:rFonts w:hint="eastAsia"/>
            <w:lang w:val="en-US" w:eastAsia="zh-CN"/>
          </w:rPr>
          <w:t>一个</w:t>
        </w:r>
      </w:ins>
      <w:ins w:id="259" w:author="Charon" w:date="2024-01-26T17:50:33Z">
        <w:r>
          <w:rPr>
            <w:rFonts w:hint="eastAsia"/>
            <w:lang w:val="en-US" w:eastAsia="zh-CN"/>
          </w:rPr>
          <w:t>固定</w:t>
        </w:r>
      </w:ins>
      <w:ins w:id="260" w:author="Charon" w:date="2024-01-26T17:50:34Z">
        <w:r>
          <w:rPr>
            <w:rFonts w:hint="eastAsia"/>
            <w:lang w:val="en-US" w:eastAsia="zh-CN"/>
          </w:rPr>
          <w:t>的</w:t>
        </w:r>
      </w:ins>
      <w:ins w:id="261" w:author="Charon" w:date="2024-01-26T17:50:35Z">
        <w:r>
          <w:rPr>
            <w:rFonts w:hint="eastAsia"/>
            <w:lang w:val="en-US" w:eastAsia="zh-CN"/>
          </w:rPr>
          <w:t>工作流，</w:t>
        </w:r>
      </w:ins>
      <w:ins w:id="262" w:author="Charon" w:date="2024-01-26T17:50:46Z">
        <w:r>
          <w:rPr>
            <w:rFonts w:hint="eastAsia"/>
            <w:lang w:val="en-US" w:eastAsia="zh-CN"/>
          </w:rPr>
          <w:t>每个</w:t>
        </w:r>
      </w:ins>
      <w:ins w:id="263" w:author="Charon" w:date="2024-01-26T17:50:47Z">
        <w:r>
          <w:rPr>
            <w:rFonts w:hint="eastAsia"/>
            <w:lang w:val="en-US" w:eastAsia="zh-CN"/>
          </w:rPr>
          <w:t>阶段</w:t>
        </w:r>
      </w:ins>
      <w:ins w:id="264" w:author="Charon" w:date="2024-01-26T17:50:48Z">
        <w:r>
          <w:rPr>
            <w:rFonts w:hint="eastAsia"/>
            <w:lang w:val="en-US" w:eastAsia="zh-CN"/>
          </w:rPr>
          <w:t>都</w:t>
        </w:r>
      </w:ins>
      <w:ins w:id="265" w:author="Charon" w:date="2024-01-26T17:50:51Z">
        <w:r>
          <w:rPr>
            <w:rFonts w:hint="eastAsia"/>
            <w:lang w:val="en-US" w:eastAsia="zh-CN"/>
          </w:rPr>
          <w:t>向</w:t>
        </w:r>
      </w:ins>
      <w:ins w:id="266" w:author="Charon" w:date="2024-01-26T17:50:52Z">
        <w:r>
          <w:rPr>
            <w:rFonts w:hint="eastAsia"/>
            <w:lang w:val="en-US" w:eastAsia="zh-CN"/>
          </w:rPr>
          <w:t>前一个</w:t>
        </w:r>
      </w:ins>
      <w:ins w:id="267" w:author="Charon" w:date="2024-01-26T17:50:53Z">
        <w:r>
          <w:rPr>
            <w:rFonts w:hint="eastAsia"/>
            <w:lang w:val="en-US" w:eastAsia="zh-CN"/>
          </w:rPr>
          <w:t>阶段</w:t>
        </w:r>
      </w:ins>
      <w:ins w:id="268" w:author="Charon" w:date="2024-01-26T17:50:54Z">
        <w:r>
          <w:rPr>
            <w:rFonts w:hint="eastAsia"/>
            <w:lang w:val="en-US" w:eastAsia="zh-CN"/>
          </w:rPr>
          <w:t>提供</w:t>
        </w:r>
      </w:ins>
      <w:ins w:id="269" w:author="Charon" w:date="2024-01-26T17:50:59Z">
        <w:r>
          <w:rPr>
            <w:rFonts w:hint="eastAsia"/>
            <w:lang w:val="en-US" w:eastAsia="zh-CN"/>
          </w:rPr>
          <w:t>反馈</w:t>
        </w:r>
      </w:ins>
      <w:ins w:id="270" w:author="Charon" w:date="2024-01-26T17:51:00Z">
        <w:r>
          <w:rPr>
            <w:rFonts w:hint="eastAsia"/>
            <w:lang w:val="en-US" w:eastAsia="zh-CN"/>
          </w:rPr>
          <w:t>。</w:t>
        </w:r>
      </w:ins>
      <w:ins w:id="271" w:author="Charon" w:date="2024-01-26T17:51:17Z">
        <w:r>
          <w:rPr>
            <w:rFonts w:hint="eastAsia"/>
            <w:lang w:val="en-US" w:eastAsia="zh-CN"/>
          </w:rPr>
          <w:t>即</w:t>
        </w:r>
      </w:ins>
      <w:ins w:id="272" w:author="Charon" w:date="2024-01-26T17:51:20Z">
        <w:r>
          <w:rPr>
            <w:rFonts w:hint="eastAsia"/>
            <w:lang w:val="en-US" w:eastAsia="zh-CN"/>
          </w:rPr>
          <w:t>分析人员</w:t>
        </w:r>
      </w:ins>
      <w:ins w:id="273" w:author="Charon" w:date="2024-01-26T17:51:21Z">
        <w:r>
          <w:rPr>
            <w:rFonts w:hint="eastAsia"/>
            <w:lang w:val="en-US" w:eastAsia="zh-CN"/>
          </w:rPr>
          <w:t>分解</w:t>
        </w:r>
      </w:ins>
      <w:ins w:id="274" w:author="Charon" w:date="2024-01-26T17:51:22Z">
        <w:r>
          <w:rPr>
            <w:rFonts w:hint="eastAsia"/>
            <w:lang w:val="en-US" w:eastAsia="zh-CN"/>
          </w:rPr>
          <w:t>需求、</w:t>
        </w:r>
      </w:ins>
      <w:ins w:id="275" w:author="Charon" w:date="2024-01-26T17:51:24Z">
        <w:r>
          <w:rPr>
            <w:rFonts w:hint="eastAsia"/>
            <w:lang w:val="en-US" w:eastAsia="zh-CN"/>
          </w:rPr>
          <w:t>制定计划，</w:t>
        </w:r>
      </w:ins>
      <w:ins w:id="276" w:author="Charon" w:date="2024-01-26T17:51:26Z">
        <w:r>
          <w:rPr>
            <w:rFonts w:hint="eastAsia"/>
            <w:lang w:val="en-US" w:eastAsia="zh-CN"/>
          </w:rPr>
          <w:t>编码</w:t>
        </w:r>
      </w:ins>
      <w:ins w:id="277" w:author="Charon" w:date="2024-01-26T17:51:27Z">
        <w:r>
          <w:rPr>
            <w:rFonts w:hint="eastAsia"/>
            <w:lang w:val="en-US" w:eastAsia="zh-CN"/>
          </w:rPr>
          <w:t>人员</w:t>
        </w:r>
      </w:ins>
      <w:ins w:id="278" w:author="Charon" w:date="2024-01-26T17:51:28Z">
        <w:r>
          <w:rPr>
            <w:rFonts w:hint="eastAsia"/>
            <w:lang w:val="en-US" w:eastAsia="zh-CN"/>
          </w:rPr>
          <w:t>根据</w:t>
        </w:r>
      </w:ins>
      <w:ins w:id="279" w:author="Charon" w:date="2024-01-26T17:51:29Z">
        <w:r>
          <w:rPr>
            <w:rFonts w:hint="eastAsia"/>
            <w:lang w:val="en-US" w:eastAsia="zh-CN"/>
          </w:rPr>
          <w:t>计划</w:t>
        </w:r>
      </w:ins>
      <w:ins w:id="280" w:author="Charon" w:date="2024-01-26T17:51:34Z">
        <w:r>
          <w:rPr>
            <w:rFonts w:hint="eastAsia"/>
            <w:lang w:val="en-US" w:eastAsia="zh-CN"/>
          </w:rPr>
          <w:t>创建、</w:t>
        </w:r>
      </w:ins>
      <w:ins w:id="281" w:author="Charon" w:date="2024-01-26T17:51:35Z">
        <w:r>
          <w:rPr>
            <w:rFonts w:hint="eastAsia"/>
            <w:lang w:val="en-US" w:eastAsia="zh-CN"/>
          </w:rPr>
          <w:t>改进</w:t>
        </w:r>
      </w:ins>
      <w:ins w:id="282" w:author="Charon" w:date="2024-01-26T17:51:36Z">
        <w:r>
          <w:rPr>
            <w:rFonts w:hint="eastAsia"/>
            <w:lang w:val="en-US" w:eastAsia="zh-CN"/>
          </w:rPr>
          <w:t>代码，</w:t>
        </w:r>
      </w:ins>
      <w:ins w:id="283" w:author="Charon" w:date="2024-01-26T17:51:37Z">
        <w:r>
          <w:rPr>
            <w:rFonts w:hint="eastAsia"/>
            <w:lang w:val="en-US" w:eastAsia="zh-CN"/>
          </w:rPr>
          <w:t>测试</w:t>
        </w:r>
      </w:ins>
      <w:ins w:id="284" w:author="Charon" w:date="2024-01-26T17:51:41Z">
        <w:r>
          <w:rPr>
            <w:rFonts w:hint="eastAsia"/>
            <w:lang w:val="en-US" w:eastAsia="zh-CN"/>
          </w:rPr>
          <w:t>人员</w:t>
        </w:r>
      </w:ins>
      <w:ins w:id="285" w:author="Charon" w:date="2024-01-26T17:52:02Z">
        <w:r>
          <w:rPr>
            <w:rFonts w:hint="eastAsia"/>
            <w:lang w:val="en-US" w:eastAsia="zh-CN"/>
          </w:rPr>
          <w:t>记录</w:t>
        </w:r>
      </w:ins>
      <w:ins w:id="286" w:author="Charon" w:date="2024-01-26T17:52:03Z">
        <w:r>
          <w:rPr>
            <w:rFonts w:hint="eastAsia"/>
            <w:lang w:val="en-US" w:eastAsia="zh-CN"/>
          </w:rPr>
          <w:t>测试</w:t>
        </w:r>
      </w:ins>
      <w:ins w:id="287" w:author="Charon" w:date="2024-01-26T17:52:07Z">
        <w:r>
          <w:rPr>
            <w:rFonts w:hint="eastAsia"/>
            <w:lang w:val="en-US" w:eastAsia="zh-CN"/>
          </w:rPr>
          <w:t>发现</w:t>
        </w:r>
      </w:ins>
      <w:ins w:id="288" w:author="Charon" w:date="2024-01-26T17:52:08Z">
        <w:r>
          <w:rPr>
            <w:rFonts w:hint="eastAsia"/>
            <w:lang w:val="en-US" w:eastAsia="zh-CN"/>
          </w:rPr>
          <w:t>的</w:t>
        </w:r>
      </w:ins>
      <w:ins w:id="289" w:author="Charon" w:date="2024-01-26T17:52:10Z">
        <w:r>
          <w:rPr>
            <w:rFonts w:hint="eastAsia"/>
            <w:lang w:val="en-US" w:eastAsia="zh-CN"/>
          </w:rPr>
          <w:t>问题</w:t>
        </w:r>
      </w:ins>
      <w:ins w:id="290" w:author="Charon" w:date="2024-01-26T17:52:11Z">
        <w:r>
          <w:rPr>
            <w:rFonts w:hint="eastAsia"/>
            <w:lang w:val="en-US" w:eastAsia="zh-CN"/>
          </w:rPr>
          <w:t>并</w:t>
        </w:r>
      </w:ins>
      <w:ins w:id="291" w:author="Charon" w:date="2024-01-26T17:52:12Z">
        <w:r>
          <w:rPr>
            <w:rFonts w:hint="eastAsia"/>
            <w:lang w:val="en-US" w:eastAsia="zh-CN"/>
          </w:rPr>
          <w:t>撰写</w:t>
        </w:r>
      </w:ins>
      <w:ins w:id="292" w:author="Charon" w:date="2024-01-26T17:52:13Z">
        <w:r>
          <w:rPr>
            <w:rFonts w:hint="eastAsia"/>
            <w:lang w:val="en-US" w:eastAsia="zh-CN"/>
          </w:rPr>
          <w:t>报告</w:t>
        </w:r>
      </w:ins>
      <w:ins w:id="293" w:author="Charon" w:date="2024-01-26T17:52:14Z">
        <w:r>
          <w:rPr>
            <w:rFonts w:hint="eastAsia"/>
            <w:lang w:val="en-US" w:eastAsia="zh-CN"/>
          </w:rPr>
          <w:t>。</w:t>
        </w:r>
      </w:ins>
    </w:p>
    <w:p>
      <w:pPr>
        <w:ind w:left="0" w:firstLine="420"/>
        <w:jc w:val="left"/>
        <w:rPr>
          <w:ins w:id="295" w:author="Charon" w:date="2024-01-26T17:56:59Z"/>
          <w:rFonts w:hint="eastAsia"/>
          <w:lang w:val="en-US" w:eastAsia="zh-CN"/>
        </w:rPr>
        <w:pPrChange w:id="294" w:author="Charon" w:date="2024-01-26T17:53:07Z">
          <w:pPr>
            <w:ind w:firstLine="420"/>
            <w:jc w:val="left"/>
          </w:pPr>
        </w:pPrChange>
      </w:pPr>
      <w:ins w:id="296" w:author="Charon" w:date="2024-01-26T17:54:56Z">
        <w:r>
          <w:rPr>
            <w:rFonts w:hint="eastAsia"/>
            <w:lang w:val="en-US" w:eastAsia="zh-CN"/>
          </w:rPr>
          <w:t>该方法</w:t>
        </w:r>
      </w:ins>
      <w:ins w:id="297" w:author="Charon" w:date="2024-01-26T17:55:02Z">
        <w:r>
          <w:rPr>
            <w:rFonts w:hint="eastAsia"/>
            <w:lang w:val="en-US" w:eastAsia="zh-CN"/>
          </w:rPr>
          <w:t>可以在</w:t>
        </w:r>
      </w:ins>
      <w:ins w:id="298" w:author="Charon" w:date="2024-01-26T17:55:03Z">
        <w:r>
          <w:rPr>
            <w:rFonts w:hint="eastAsia"/>
            <w:lang w:val="en-US" w:eastAsia="zh-CN"/>
          </w:rPr>
          <w:t>多个</w:t>
        </w:r>
      </w:ins>
      <w:ins w:id="299" w:author="Charon" w:date="2024-01-26T17:55:04Z">
        <w:r>
          <w:rPr>
            <w:rFonts w:hint="eastAsia"/>
            <w:lang w:val="en-US" w:eastAsia="zh-CN"/>
          </w:rPr>
          <w:t>代码</w:t>
        </w:r>
      </w:ins>
      <w:ins w:id="300" w:author="Charon" w:date="2024-01-26T17:55:06Z">
        <w:r>
          <w:rPr>
            <w:rFonts w:hint="eastAsia"/>
            <w:lang w:val="en-US" w:eastAsia="zh-CN"/>
          </w:rPr>
          <w:t>生成基准测试</w:t>
        </w:r>
      </w:ins>
      <w:ins w:id="301" w:author="Charon" w:date="2024-01-26T17:55:07Z">
        <w:r>
          <w:rPr>
            <w:rFonts w:hint="eastAsia"/>
            <w:lang w:val="en-US" w:eastAsia="zh-CN"/>
          </w:rPr>
          <w:t>上</w:t>
        </w:r>
      </w:ins>
      <w:ins w:id="302" w:author="Charon" w:date="2024-01-26T17:55:08Z">
        <w:r>
          <w:rPr>
            <w:rFonts w:hint="eastAsia"/>
            <w:lang w:val="en-US" w:eastAsia="zh-CN"/>
          </w:rPr>
          <w:t>获得</w:t>
        </w:r>
      </w:ins>
      <w:ins w:id="303" w:author="Charon" w:date="2024-01-26T17:55:15Z">
        <w:r>
          <w:rPr>
            <w:rFonts w:hint="eastAsia"/>
            <w:lang w:val="en-US" w:eastAsia="zh-CN"/>
          </w:rPr>
          <w:t>最优</w:t>
        </w:r>
      </w:ins>
      <w:ins w:id="304" w:author="Charon" w:date="2024-01-26T17:55:16Z">
        <w:r>
          <w:rPr>
            <w:rFonts w:hint="eastAsia"/>
            <w:lang w:val="en-US" w:eastAsia="zh-CN"/>
          </w:rPr>
          <w:t>性能</w:t>
        </w:r>
      </w:ins>
      <w:ins w:id="305" w:author="Charon" w:date="2024-01-26T17:55:33Z">
        <w:r>
          <w:rPr>
            <w:rFonts w:hint="eastAsia"/>
            <w:lang w:val="en-US" w:eastAsia="zh-CN"/>
          </w:rPr>
          <w:t>，</w:t>
        </w:r>
      </w:ins>
      <w:ins w:id="306" w:author="Charon" w:date="2024-01-26T17:55:34Z">
        <w:r>
          <w:rPr>
            <w:rFonts w:hint="eastAsia"/>
            <w:lang w:val="en-US" w:eastAsia="zh-CN"/>
          </w:rPr>
          <w:t>并且在</w:t>
        </w:r>
      </w:ins>
      <w:ins w:id="307" w:author="Charon" w:date="2024-01-26T17:55:35Z">
        <w:r>
          <w:rPr>
            <w:rFonts w:hint="eastAsia"/>
            <w:lang w:val="en-US" w:eastAsia="zh-CN"/>
          </w:rPr>
          <w:t>选定</w:t>
        </w:r>
      </w:ins>
      <w:ins w:id="308" w:author="Charon" w:date="2024-01-26T17:55:36Z">
        <w:r>
          <w:rPr>
            <w:rFonts w:hint="eastAsia"/>
            <w:lang w:val="en-US" w:eastAsia="zh-CN"/>
          </w:rPr>
          <w:t>的</w:t>
        </w:r>
      </w:ins>
      <w:ins w:id="309" w:author="Charon" w:date="2024-01-26T17:55:38Z">
        <w:r>
          <w:rPr>
            <w:rFonts w:hint="eastAsia"/>
            <w:lang w:val="en-US" w:eastAsia="zh-CN"/>
          </w:rPr>
          <w:t>现实场景</w:t>
        </w:r>
      </w:ins>
      <w:ins w:id="310" w:author="Charon" w:date="2024-01-26T17:55:51Z">
        <w:r>
          <w:rPr>
            <w:rFonts w:hint="eastAsia"/>
            <w:lang w:val="en-US" w:eastAsia="zh-CN"/>
          </w:rPr>
          <w:t>的</w:t>
        </w:r>
      </w:ins>
      <w:ins w:id="311" w:author="Charon" w:date="2024-01-26T17:55:53Z">
        <w:r>
          <w:rPr>
            <w:rFonts w:hint="eastAsia"/>
            <w:lang w:val="en-US" w:eastAsia="zh-CN"/>
          </w:rPr>
          <w:t>复杂代码</w:t>
        </w:r>
      </w:ins>
      <w:ins w:id="312" w:author="Charon" w:date="2024-01-26T17:55:54Z">
        <w:r>
          <w:rPr>
            <w:rFonts w:hint="eastAsia"/>
            <w:lang w:val="en-US" w:eastAsia="zh-CN"/>
          </w:rPr>
          <w:t>生成任务</w:t>
        </w:r>
      </w:ins>
      <w:ins w:id="313" w:author="Charon" w:date="2024-01-26T17:55:38Z">
        <w:r>
          <w:rPr>
            <w:rFonts w:hint="eastAsia"/>
            <w:lang w:val="en-US" w:eastAsia="zh-CN"/>
          </w:rPr>
          <w:t>中</w:t>
        </w:r>
      </w:ins>
      <w:ins w:id="314" w:author="Charon" w:date="2024-01-26T17:55:58Z">
        <w:r>
          <w:rPr>
            <w:rFonts w:hint="eastAsia"/>
            <w:lang w:val="en-US" w:eastAsia="zh-CN"/>
          </w:rPr>
          <w:t>表现出</w:t>
        </w:r>
      </w:ins>
      <w:ins w:id="315" w:author="Charon" w:date="2024-01-26T17:55:59Z">
        <w:r>
          <w:rPr>
            <w:rFonts w:hint="eastAsia"/>
            <w:lang w:val="en-US" w:eastAsia="zh-CN"/>
          </w:rPr>
          <w:t>显著的</w:t>
        </w:r>
      </w:ins>
      <w:ins w:id="316" w:author="Charon" w:date="2024-01-26T17:56:00Z">
        <w:r>
          <w:rPr>
            <w:rFonts w:hint="eastAsia"/>
            <w:lang w:val="en-US" w:eastAsia="zh-CN"/>
          </w:rPr>
          <w:t>有效性</w:t>
        </w:r>
      </w:ins>
      <w:ins w:id="317" w:author="Charon" w:date="2024-01-26T17:56:01Z">
        <w:r>
          <w:rPr>
            <w:rFonts w:hint="eastAsia"/>
            <w:lang w:val="en-US" w:eastAsia="zh-CN"/>
          </w:rPr>
          <w:t>。</w:t>
        </w:r>
      </w:ins>
    </w:p>
    <w:p>
      <w:pPr>
        <w:ind w:left="0" w:firstLine="420"/>
        <w:jc w:val="left"/>
        <w:rPr>
          <w:ins w:id="319" w:author="Charon" w:date="2024-01-26T17:57:10Z"/>
          <w:rFonts w:hint="default"/>
          <w:lang w:val="en-US" w:eastAsia="zh-CN"/>
        </w:rPr>
        <w:pPrChange w:id="318" w:author="Charon" w:date="2024-01-26T17:53:07Z">
          <w:pPr>
            <w:ind w:firstLine="420"/>
            <w:jc w:val="left"/>
          </w:pPr>
        </w:pPrChange>
      </w:pPr>
    </w:p>
    <w:p>
      <w:pPr>
        <w:numPr>
          <w:ilvl w:val="0"/>
          <w:numId w:val="2"/>
        </w:numPr>
        <w:ind w:left="0" w:firstLine="0"/>
        <w:jc w:val="left"/>
        <w:rPr>
          <w:rFonts w:hint="default"/>
          <w:b/>
          <w:bCs/>
          <w:lang w:val="en-US" w:eastAsia="zh-CN"/>
        </w:rPr>
      </w:pPr>
      <w:r>
        <w:rPr>
          <w:rFonts w:hint="eastAsia"/>
          <w:b/>
          <w:bCs/>
          <w:lang w:val="en-US" w:eastAsia="zh-CN"/>
        </w:rPr>
        <w:t>自协作框架</w:t>
      </w:r>
    </w:p>
    <w:p>
      <w:pPr>
        <w:numPr>
          <w:ilvl w:val="-1"/>
          <w:numId w:val="0"/>
        </w:numPr>
        <w:ind w:left="0" w:firstLine="420"/>
        <w:jc w:val="left"/>
        <w:rPr>
          <w:ins w:id="321" w:author="Charon" w:date="2024-01-26T18:09:24Z"/>
          <w:rFonts w:hint="eastAsia"/>
          <w:lang w:val="en-US" w:eastAsia="zh-CN"/>
        </w:rPr>
        <w:pPrChange w:id="320" w:author="Charon" w:date="2024-01-26T18:06:59Z">
          <w:pPr>
            <w:numPr>
              <w:ilvl w:val="0"/>
              <w:numId w:val="2"/>
            </w:numPr>
            <w:ind w:left="0" w:firstLine="0"/>
            <w:jc w:val="left"/>
          </w:pPr>
        </w:pPrChange>
      </w:pPr>
      <w:ins w:id="322" w:author="Charon" w:date="2024-01-26T18:07:07Z">
        <w:r>
          <w:rPr>
            <w:rFonts w:hint="eastAsia"/>
            <w:b w:val="0"/>
            <w:bCs w:val="0"/>
            <w:lang w:val="en-US" w:eastAsia="zh-CN"/>
            <w:rPrChange w:id="323" w:author="Charon" w:date="2024-01-26T18:07:55Z">
              <w:rPr>
                <w:rFonts w:hint="eastAsia"/>
                <w:b/>
                <w:bCs/>
                <w:lang w:val="en-US" w:eastAsia="zh-CN"/>
              </w:rPr>
            </w:rPrChange>
          </w:rPr>
          <w:t>作者</w:t>
        </w:r>
      </w:ins>
      <w:ins w:id="325" w:author="Charon" w:date="2024-01-26T18:07:11Z">
        <w:r>
          <w:rPr>
            <w:rFonts w:hint="eastAsia"/>
            <w:b w:val="0"/>
            <w:bCs w:val="0"/>
            <w:lang w:val="en-US" w:eastAsia="zh-CN"/>
            <w:rPrChange w:id="326" w:author="Charon" w:date="2024-01-26T18:07:55Z">
              <w:rPr>
                <w:rFonts w:hint="eastAsia"/>
                <w:b/>
                <w:bCs/>
                <w:lang w:val="en-US" w:eastAsia="zh-CN"/>
              </w:rPr>
            </w:rPrChange>
          </w:rPr>
          <w:t>的</w:t>
        </w:r>
      </w:ins>
      <w:ins w:id="328" w:author="Charon" w:date="2024-01-26T18:07:12Z">
        <w:r>
          <w:rPr>
            <w:rFonts w:hint="eastAsia"/>
            <w:b w:val="0"/>
            <w:bCs w:val="0"/>
            <w:lang w:val="en-US" w:eastAsia="zh-CN"/>
            <w:rPrChange w:id="329" w:author="Charon" w:date="2024-01-26T18:07:55Z">
              <w:rPr>
                <w:rFonts w:hint="eastAsia"/>
                <w:b/>
                <w:bCs/>
                <w:lang w:val="en-US" w:eastAsia="zh-CN"/>
              </w:rPr>
            </w:rPrChange>
          </w:rPr>
          <w:t>自</w:t>
        </w:r>
      </w:ins>
      <w:ins w:id="331" w:author="Charon" w:date="2024-01-26T18:07:13Z">
        <w:r>
          <w:rPr>
            <w:rFonts w:hint="eastAsia"/>
            <w:b w:val="0"/>
            <w:bCs w:val="0"/>
            <w:lang w:val="en-US" w:eastAsia="zh-CN"/>
            <w:rPrChange w:id="332" w:author="Charon" w:date="2024-01-26T18:07:55Z">
              <w:rPr>
                <w:rFonts w:hint="eastAsia"/>
                <w:b/>
                <w:bCs/>
                <w:lang w:val="en-US" w:eastAsia="zh-CN"/>
              </w:rPr>
            </w:rPrChange>
          </w:rPr>
          <w:t>协作</w:t>
        </w:r>
      </w:ins>
      <w:ins w:id="334" w:author="Charon" w:date="2024-01-26T18:07:14Z">
        <w:r>
          <w:rPr>
            <w:rFonts w:hint="eastAsia"/>
            <w:b w:val="0"/>
            <w:bCs w:val="0"/>
            <w:lang w:val="en-US" w:eastAsia="zh-CN"/>
            <w:rPrChange w:id="335" w:author="Charon" w:date="2024-01-26T18:07:55Z">
              <w:rPr>
                <w:rFonts w:hint="eastAsia"/>
                <w:b/>
                <w:bCs/>
                <w:lang w:val="en-US" w:eastAsia="zh-CN"/>
              </w:rPr>
            </w:rPrChange>
          </w:rPr>
          <w:t>框</w:t>
        </w:r>
      </w:ins>
      <w:ins w:id="337" w:author="Charon" w:date="2024-01-26T18:07:16Z">
        <w:r>
          <w:rPr>
            <w:rFonts w:hint="eastAsia"/>
            <w:b w:val="0"/>
            <w:bCs w:val="0"/>
            <w:lang w:val="en-US" w:eastAsia="zh-CN"/>
            <w:rPrChange w:id="338" w:author="Charon" w:date="2024-01-26T18:07:55Z">
              <w:rPr>
                <w:rFonts w:hint="eastAsia"/>
                <w:b/>
                <w:bCs/>
                <w:lang w:val="en-US" w:eastAsia="zh-CN"/>
              </w:rPr>
            </w:rPrChange>
          </w:rPr>
          <w:t>主要</w:t>
        </w:r>
      </w:ins>
      <w:ins w:id="340" w:author="Charon" w:date="2024-01-26T18:07:17Z">
        <w:r>
          <w:rPr>
            <w:rFonts w:hint="eastAsia"/>
            <w:b w:val="0"/>
            <w:bCs w:val="0"/>
            <w:lang w:val="en-US" w:eastAsia="zh-CN"/>
            <w:rPrChange w:id="341" w:author="Charon" w:date="2024-01-26T18:07:55Z">
              <w:rPr>
                <w:rFonts w:hint="eastAsia"/>
                <w:b/>
                <w:bCs/>
                <w:lang w:val="en-US" w:eastAsia="zh-CN"/>
              </w:rPr>
            </w:rPrChange>
          </w:rPr>
          <w:t>分为</w:t>
        </w:r>
      </w:ins>
      <w:ins w:id="343" w:author="Charon" w:date="2024-01-26T18:07:18Z">
        <w:r>
          <w:rPr>
            <w:rFonts w:hint="eastAsia"/>
            <w:b w:val="0"/>
            <w:bCs w:val="0"/>
            <w:lang w:val="en-US" w:eastAsia="zh-CN"/>
            <w:rPrChange w:id="344" w:author="Charon" w:date="2024-01-26T18:07:55Z">
              <w:rPr>
                <w:rFonts w:hint="eastAsia"/>
                <w:b/>
                <w:bCs/>
                <w:lang w:val="en-US" w:eastAsia="zh-CN"/>
              </w:rPr>
            </w:rPrChange>
          </w:rPr>
          <w:t>两个</w:t>
        </w:r>
      </w:ins>
      <w:ins w:id="346" w:author="Charon" w:date="2024-01-26T18:07:19Z">
        <w:r>
          <w:rPr>
            <w:rFonts w:hint="eastAsia"/>
            <w:b w:val="0"/>
            <w:bCs w:val="0"/>
            <w:lang w:val="en-US" w:eastAsia="zh-CN"/>
            <w:rPrChange w:id="347" w:author="Charon" w:date="2024-01-26T18:07:55Z">
              <w:rPr>
                <w:rFonts w:hint="eastAsia"/>
                <w:b/>
                <w:bCs/>
                <w:lang w:val="en-US" w:eastAsia="zh-CN"/>
              </w:rPr>
            </w:rPrChange>
          </w:rPr>
          <w:t>部分</w:t>
        </w:r>
      </w:ins>
      <w:ins w:id="349" w:author="Charon" w:date="2024-01-26T18:07:21Z">
        <w:r>
          <w:rPr>
            <w:rFonts w:hint="eastAsia"/>
            <w:b w:val="0"/>
            <w:bCs w:val="0"/>
            <w:lang w:val="en-US" w:eastAsia="zh-CN"/>
            <w:rPrChange w:id="350" w:author="Charon" w:date="2024-01-26T18:07:55Z">
              <w:rPr>
                <w:rFonts w:hint="eastAsia"/>
                <w:b/>
                <w:bCs/>
                <w:lang w:val="en-US" w:eastAsia="zh-CN"/>
              </w:rPr>
            </w:rPrChange>
          </w:rPr>
          <w:t>：</w:t>
        </w:r>
      </w:ins>
      <w:ins w:id="352" w:author="Charon" w:date="2024-01-26T18:07:23Z">
        <w:r>
          <w:rPr>
            <w:rFonts w:hint="eastAsia"/>
            <w:b w:val="0"/>
            <w:bCs w:val="0"/>
            <w:lang w:val="en-US" w:eastAsia="zh-CN"/>
            <w:rPrChange w:id="353" w:author="Charon" w:date="2024-01-26T18:07:55Z">
              <w:rPr>
                <w:rFonts w:hint="eastAsia"/>
                <w:b/>
                <w:bCs/>
                <w:lang w:val="en-US" w:eastAsia="zh-CN"/>
              </w:rPr>
            </w:rPrChange>
          </w:rPr>
          <w:t>劳动分工</w:t>
        </w:r>
      </w:ins>
      <w:ins w:id="355" w:author="Charon" w:date="2024-01-26T18:07:24Z">
        <w:r>
          <w:rPr>
            <w:rFonts w:hint="eastAsia"/>
            <w:b w:val="0"/>
            <w:bCs w:val="0"/>
            <w:lang w:val="en-US" w:eastAsia="zh-CN"/>
            <w:rPrChange w:id="356" w:author="Charon" w:date="2024-01-26T18:07:55Z">
              <w:rPr>
                <w:rFonts w:hint="eastAsia"/>
                <w:b/>
                <w:bCs/>
                <w:lang w:val="en-US" w:eastAsia="zh-CN"/>
              </w:rPr>
            </w:rPrChange>
          </w:rPr>
          <w:t>和</w:t>
        </w:r>
      </w:ins>
      <w:ins w:id="358" w:author="Charon" w:date="2024-01-26T18:07:25Z">
        <w:r>
          <w:rPr>
            <w:rFonts w:hint="eastAsia"/>
            <w:b w:val="0"/>
            <w:bCs w:val="0"/>
            <w:lang w:val="en-US" w:eastAsia="zh-CN"/>
            <w:rPrChange w:id="359" w:author="Charon" w:date="2024-01-26T18:07:55Z">
              <w:rPr>
                <w:rFonts w:hint="eastAsia"/>
                <w:b/>
                <w:bCs/>
                <w:lang w:val="en-US" w:eastAsia="zh-CN"/>
              </w:rPr>
            </w:rPrChange>
          </w:rPr>
          <w:t>协作</w:t>
        </w:r>
      </w:ins>
      <w:ins w:id="361" w:author="Charon" w:date="2024-01-26T18:07:29Z">
        <w:r>
          <w:rPr>
            <w:rFonts w:hint="eastAsia"/>
            <w:b w:val="0"/>
            <w:bCs w:val="0"/>
            <w:lang w:val="en-US" w:eastAsia="zh-CN"/>
            <w:rPrChange w:id="362" w:author="Charon" w:date="2024-01-26T18:07:55Z">
              <w:rPr>
                <w:rFonts w:hint="eastAsia"/>
                <w:b/>
                <w:bCs/>
                <w:lang w:val="en-US" w:eastAsia="zh-CN"/>
              </w:rPr>
            </w:rPrChange>
          </w:rPr>
          <w:t>。</w:t>
        </w:r>
      </w:ins>
      <w:ins w:id="364" w:author="Charon" w:date="2024-01-26T18:07:34Z">
        <w:r>
          <w:rPr>
            <w:rFonts w:hint="eastAsia"/>
            <w:b w:val="0"/>
            <w:bCs w:val="0"/>
            <w:lang w:val="en-US" w:eastAsia="zh-CN"/>
            <w:rPrChange w:id="365" w:author="Charon" w:date="2024-01-26T18:07:55Z">
              <w:rPr>
                <w:rFonts w:hint="eastAsia"/>
                <w:b/>
                <w:bCs/>
                <w:lang w:val="en-US" w:eastAsia="zh-CN"/>
              </w:rPr>
            </w:rPrChange>
          </w:rPr>
          <w:t>设</w:t>
        </w:r>
      </w:ins>
      <w:ins w:id="367" w:author="Charon" w:date="2024-01-26T18:07:35Z">
        <w:r>
          <w:rPr>
            <w:rFonts w:hint="eastAsia"/>
            <w:b w:val="0"/>
            <w:bCs w:val="0"/>
            <w:lang w:val="en-US" w:eastAsia="zh-CN"/>
            <w:rPrChange w:id="368" w:author="Charon" w:date="2024-01-26T18:07:55Z">
              <w:rPr>
                <w:rFonts w:hint="eastAsia"/>
                <w:b/>
                <w:bCs/>
                <w:lang w:val="en-US" w:eastAsia="zh-CN"/>
              </w:rPr>
            </w:rPrChange>
          </w:rPr>
          <w:t>给定</w:t>
        </w:r>
      </w:ins>
      <w:ins w:id="370" w:author="Charon" w:date="2024-01-26T18:07:36Z">
        <w:r>
          <w:rPr>
            <w:rFonts w:hint="eastAsia"/>
            <w:b w:val="0"/>
            <w:bCs w:val="0"/>
            <w:lang w:val="en-US" w:eastAsia="zh-CN"/>
            <w:rPrChange w:id="371" w:author="Charon" w:date="2024-01-26T18:07:55Z">
              <w:rPr>
                <w:rFonts w:hint="eastAsia"/>
                <w:b/>
                <w:bCs/>
                <w:lang w:val="en-US" w:eastAsia="zh-CN"/>
              </w:rPr>
            </w:rPrChange>
          </w:rPr>
          <w:t>一个</w:t>
        </w:r>
      </w:ins>
      <w:ins w:id="373" w:author="Charon" w:date="2024-01-26T18:07:37Z">
        <w:r>
          <w:rPr>
            <w:rFonts w:hint="eastAsia"/>
            <w:b w:val="0"/>
            <w:bCs w:val="0"/>
            <w:lang w:val="en-US" w:eastAsia="zh-CN"/>
            <w:rPrChange w:id="374" w:author="Charon" w:date="2024-01-26T18:07:55Z">
              <w:rPr>
                <w:rFonts w:hint="eastAsia"/>
                <w:b/>
                <w:bCs/>
                <w:lang w:val="en-US" w:eastAsia="zh-CN"/>
              </w:rPr>
            </w:rPrChange>
          </w:rPr>
          <w:t>需求</w:t>
        </w:r>
      </w:ins>
      <w:ins w:id="376" w:author="Charon" w:date="2024-01-26T18:07:41Z">
        <w:r>
          <w:rPr>
            <w:rFonts w:hint="eastAsia"/>
            <w:b w:val="0"/>
            <w:bCs w:val="0"/>
            <w:lang w:val="en-US" w:eastAsia="zh-CN"/>
            <w:rPrChange w:id="377" w:author="Charon" w:date="2024-01-26T18:07:55Z">
              <w:rPr>
                <w:rFonts w:hint="eastAsia"/>
                <w:b/>
                <w:bCs/>
                <w:lang w:val="en-US" w:eastAsia="zh-CN"/>
              </w:rPr>
            </w:rPrChange>
          </w:rPr>
          <w:t>x，</w:t>
        </w:r>
      </w:ins>
      <w:ins w:id="379" w:author="Charon" w:date="2024-01-26T18:08:09Z">
        <w:r>
          <w:rPr>
            <w:rFonts w:hint="eastAsia"/>
            <w:b w:val="0"/>
            <w:bCs w:val="0"/>
            <w:lang w:val="en-US" w:eastAsia="zh-CN"/>
          </w:rPr>
          <w:t>期望的</w:t>
        </w:r>
      </w:ins>
      <w:ins w:id="380" w:author="Charon" w:date="2024-01-26T18:08:11Z">
        <w:r>
          <w:rPr>
            <w:rFonts w:hint="eastAsia"/>
            <w:b w:val="0"/>
            <w:bCs w:val="0"/>
            <w:lang w:val="en-US" w:eastAsia="zh-CN"/>
          </w:rPr>
          <w:t>输出为</w:t>
        </w:r>
      </w:ins>
      <w:ins w:id="381" w:author="Charon" w:date="2024-01-26T18:08:12Z">
        <w:r>
          <w:rPr>
            <w:rFonts w:hint="eastAsia"/>
            <w:b w:val="0"/>
            <w:bCs w:val="0"/>
            <w:lang w:val="en-US" w:eastAsia="zh-CN"/>
          </w:rPr>
          <w:t>y</w:t>
        </w:r>
      </w:ins>
      <w:ins w:id="382" w:author="Charon" w:date="2024-01-26T18:08:13Z">
        <w:r>
          <w:rPr>
            <w:rFonts w:hint="eastAsia"/>
            <w:b w:val="0"/>
            <w:bCs w:val="0"/>
            <w:lang w:val="en-US" w:eastAsia="zh-CN"/>
          </w:rPr>
          <w:t>，</w:t>
        </w:r>
      </w:ins>
      <w:ins w:id="383" w:author="Charon" w:date="2024-01-26T18:08:23Z">
        <w:r>
          <w:rPr>
            <w:rFonts w:hint="eastAsia"/>
            <w:b w:val="0"/>
            <w:bCs w:val="0"/>
            <w:lang w:val="en-US" w:eastAsia="zh-CN"/>
          </w:rPr>
          <w:t>定义</w:t>
        </w:r>
      </w:ins>
      <w:ins w:id="384" w:author="Charon" w:date="2024-01-26T18:08:24Z">
        <w:r>
          <w:rPr>
            <w:rFonts w:hint="eastAsia"/>
            <w:b w:val="0"/>
            <w:bCs w:val="0"/>
            <w:lang w:val="en-US" w:eastAsia="zh-CN"/>
          </w:rPr>
          <w:t>任务</w:t>
        </w:r>
      </w:ins>
      <w:ins w:id="385" w:author="Charon" w:date="2024-01-26T18:08:36Z">
        <w:r>
          <w:rPr>
            <w:rFonts w:hint="eastAsia"/>
            <w:b w:val="0"/>
            <w:bCs w:val="0"/>
            <w:lang w:val="en-US" w:eastAsia="zh-CN"/>
          </w:rPr>
          <w:t>为</w:t>
        </w:r>
      </w:ins>
      <m:oMath>
        <w:ins w:id="386" w:author="Charon" w:date="2024-01-26T18:08:41Z">
          <m:r>
            <m:rPr>
              <m:sty m:val="p"/>
            </m:rPr>
            <w:rPr>
              <w:rFonts w:hint="default" w:ascii="Cambria Math" w:hAnsi="Cambria Math" w:cstheme="minorBidi"/>
              <w:kern w:val="2"/>
              <w:sz w:val="24"/>
              <w:szCs w:val="24"/>
              <w:lang w:val="en-US" w:eastAsia="zh-CN" w:bidi="ar-SA"/>
            </w:rPr>
            <m:t>T</m:t>
          </m:r>
        </w:ins>
        <w:ins w:id="387" w:author="Charon" w:date="2024-01-26T18:08:48Z">
          <m:r>
            <m:rPr>
              <m:sty m:val="p"/>
            </m:rPr>
            <w:rPr>
              <w:rFonts w:hint="default" w:ascii="Cambria Math" w:hAnsi="Cambria Math" w:cstheme="minorBidi"/>
              <w:kern w:val="2"/>
              <w:sz w:val="24"/>
              <w:szCs w:val="24"/>
              <w:lang w:val="en-US" w:eastAsia="zh-CN" w:bidi="ar-SA"/>
            </w:rPr>
            <m:t>:</m:t>
          </m:r>
        </w:ins>
        <w:ins w:id="388" w:author="Charon" w:date="2024-01-26T18:08:50Z">
          <m:r>
            <m:rPr>
              <m:sty m:val="p"/>
            </m:rPr>
            <w:rPr>
              <w:rFonts w:hint="default" w:ascii="Cambria Math" w:hAnsi="Cambria Math" w:cstheme="minorBidi"/>
              <w:kern w:val="2"/>
              <w:sz w:val="24"/>
              <w:szCs w:val="24"/>
              <w:lang w:val="en-US" w:eastAsia="zh-CN" w:bidi="ar-SA"/>
            </w:rPr>
            <m:t xml:space="preserve"> </m:t>
          </m:r>
        </w:ins>
        <w:ins w:id="389" w:author="Charon" w:date="2024-01-26T18:08:49Z">
          <m:r>
            <m:rPr>
              <m:sty m:val="p"/>
            </m:rPr>
            <w:rPr>
              <w:rFonts w:hint="default" w:ascii="Cambria Math" w:hAnsi="Cambria Math" w:cstheme="minorBidi"/>
              <w:kern w:val="2"/>
              <w:sz w:val="24"/>
              <w:szCs w:val="24"/>
              <w:lang w:val="en-US" w:eastAsia="zh-CN" w:bidi="ar-SA"/>
            </w:rPr>
            <m:t>x</m:t>
          </m:r>
        </w:ins>
        <w:ins w:id="390" w:author="Charon" w:date="2024-01-26T18:09:01Z">
          <m:r>
            <m:rPr>
              <m:sty m:val="p"/>
            </m:rPr>
            <w:rPr>
              <w:rFonts w:hint="default" w:ascii="Cambria Math" w:hAnsi="Cambria Math" w:cs="Cambria Math"/>
              <w:kern w:val="2"/>
              <w:sz w:val="24"/>
              <w:szCs w:val="24"/>
              <w:lang w:val="en-US" w:eastAsia="zh-CN" w:bidi="ar-SA"/>
            </w:rPr>
            <m:t>→</m:t>
          </m:r>
        </w:ins>
        <w:ins w:id="391" w:author="Charon" w:date="2024-01-26T18:09:04Z">
          <m:r>
            <m:rPr>
              <m:sty m:val="p"/>
            </m:rPr>
            <w:rPr>
              <w:rFonts w:hint="default" w:ascii="Cambria Math" w:hAnsi="Cambria Math" w:cstheme="minorBidi"/>
              <w:kern w:val="2"/>
              <w:sz w:val="24"/>
              <w:szCs w:val="24"/>
              <w:lang w:val="en-US" w:eastAsia="zh-CN" w:bidi="ar-SA"/>
            </w:rPr>
            <m:t>y</m:t>
          </m:r>
        </w:ins>
      </m:oMath>
      <w:ins w:id="392" w:author="Charon" w:date="2024-01-26T18:09:12Z">
        <w:r>
          <w:rPr>
            <w:rFonts w:hint="eastAsia"/>
            <w:lang w:val="en-US" w:eastAsia="zh-CN"/>
          </w:rPr>
          <w:t>。</w:t>
        </w:r>
      </w:ins>
    </w:p>
    <w:p>
      <w:pPr>
        <w:numPr>
          <w:ilvl w:val="1"/>
          <w:numId w:val="2"/>
          <w:ins w:id="394" w:author="Charon" w:date="2024-01-26T18:09:28Z"/>
        </w:numPr>
        <w:ind w:left="0" w:firstLine="0"/>
        <w:jc w:val="left"/>
        <w:rPr>
          <w:ins w:id="395" w:author="Charon" w:date="2024-01-26T18:14:13Z"/>
          <w:rFonts w:hint="default"/>
          <w:b w:val="0"/>
          <w:bCs w:val="0"/>
          <w:lang w:val="en-US" w:eastAsia="zh-CN"/>
        </w:rPr>
        <w:pPrChange w:id="393" w:author="Charon" w:date="2024-01-26T18:09:28Z">
          <w:pPr>
            <w:numPr>
              <w:ilvl w:val="0"/>
              <w:numId w:val="2"/>
            </w:numPr>
            <w:ind w:left="0" w:firstLine="0"/>
            <w:jc w:val="left"/>
          </w:pPr>
        </w:pPrChange>
      </w:pPr>
      <w:ins w:id="396" w:author="Charon" w:date="2024-01-26T18:09:32Z">
        <w:r>
          <w:rPr>
            <w:rFonts w:hint="eastAsia"/>
            <w:b w:val="0"/>
            <w:bCs w:val="0"/>
            <w:lang w:val="en-US" w:eastAsia="zh-CN"/>
          </w:rPr>
          <w:t>劳动</w:t>
        </w:r>
      </w:ins>
      <w:ins w:id="397" w:author="Charon" w:date="2024-01-26T18:09:33Z">
        <w:r>
          <w:rPr>
            <w:rFonts w:hint="eastAsia"/>
            <w:b w:val="0"/>
            <w:bCs w:val="0"/>
            <w:lang w:val="en-US" w:eastAsia="zh-CN"/>
          </w:rPr>
          <w:t>分工</w:t>
        </w:r>
      </w:ins>
      <w:ins w:id="398" w:author="Charon" w:date="2024-01-26T18:14:06Z">
        <w:r>
          <w:rPr>
            <w:rFonts w:hint="eastAsia"/>
            <w:b w:val="0"/>
            <w:bCs w:val="0"/>
            <w:lang w:val="en-US" w:eastAsia="zh-CN"/>
          </w:rPr>
          <w:t>（</w:t>
        </w:r>
      </w:ins>
      <w:ins w:id="399" w:author="Charon" w:date="2024-01-26T18:14:07Z">
        <w:r>
          <w:rPr>
            <w:rFonts w:hint="eastAsia"/>
            <w:b w:val="0"/>
            <w:bCs w:val="0"/>
            <w:lang w:val="en-US" w:eastAsia="zh-CN"/>
          </w:rPr>
          <w:t>DOL</w:t>
        </w:r>
      </w:ins>
      <w:ins w:id="400" w:author="Charon" w:date="2024-01-26T18:14:06Z">
        <w:r>
          <w:rPr>
            <w:rFonts w:hint="eastAsia"/>
            <w:b w:val="0"/>
            <w:bCs w:val="0"/>
            <w:lang w:val="en-US" w:eastAsia="zh-CN"/>
          </w:rPr>
          <w:t>）</w:t>
        </w:r>
      </w:ins>
    </w:p>
    <w:p>
      <w:pPr>
        <w:numPr>
          <w:ilvl w:val="-1"/>
          <w:numId w:val="0"/>
        </w:numPr>
        <w:ind w:left="0" w:firstLine="420"/>
        <w:jc w:val="left"/>
        <w:rPr>
          <w:ins w:id="401" w:author="Charon" w:date="2024-01-26T18:28:48Z"/>
          <w:rFonts w:hint="default"/>
          <w:b w:val="0"/>
          <w:bCs w:val="0"/>
          <w:lang w:val="en-US" w:eastAsia="zh-CN"/>
        </w:rPr>
      </w:pPr>
      <w:r>
        <w:rPr>
          <w:rFonts w:hint="default"/>
          <w:b w:val="0"/>
          <w:bCs w:val="0"/>
          <w:lang w:val="en-US" w:eastAsia="zh-CN"/>
        </w:rPr>
        <w:t>在DOL部分，论文利用</w:t>
      </w:r>
      <w:ins w:id="402" w:author="Charon" w:date="2024-01-26T18:23:12Z">
        <w:r>
          <w:rPr>
            <w:rFonts w:hint="eastAsia"/>
            <w:b w:val="0"/>
            <w:bCs w:val="0"/>
            <w:lang w:val="en-US" w:eastAsia="zh-CN"/>
          </w:rPr>
          <w:t>先验</w:t>
        </w:r>
      </w:ins>
      <w:del w:id="403" w:author="Charon" w:date="2024-01-26T18:23:08Z">
        <w:r>
          <w:rPr>
            <w:rFonts w:hint="default"/>
            <w:b w:val="0"/>
            <w:bCs w:val="0"/>
            <w:lang w:val="en-US" w:eastAsia="zh-CN"/>
          </w:rPr>
          <w:delText>先前的</w:delText>
        </w:r>
      </w:del>
      <w:r>
        <w:rPr>
          <w:rFonts w:hint="default"/>
          <w:b w:val="0"/>
          <w:bCs w:val="0"/>
          <w:lang w:val="en-US" w:eastAsia="zh-CN"/>
        </w:rPr>
        <w:t>知识将解决复杂任务的过程分解为一系列阶段:</w:t>
      </w:r>
      <m:oMath>
        <m:r>
          <m:rPr>
            <m:sty m:val="p"/>
          </m:rPr>
          <w:rPr>
            <w:rFonts w:hint="default" w:ascii="Cambria Math" w:hAnsi="Cambria Math" w:cstheme="minorBidi"/>
            <w:kern w:val="2"/>
            <w:sz w:val="24"/>
            <w:szCs w:val="24"/>
            <w:lang w:val="en-US" w:eastAsia="zh-CN" w:bidi="ar-SA"/>
          </w:rPr>
          <m:t>T</m:t>
        </m:r>
        <m:r>
          <m:rPr>
            <m:sty m:val="p"/>
          </m:rPr>
          <w:rPr>
            <w:rFonts w:hint="default" w:ascii="Cambria Math" w:hAnsi="Cambria Math" w:cs="Cambria Math"/>
            <w:kern w:val="2"/>
            <w:sz w:val="24"/>
            <w:szCs w:val="24"/>
            <w:lang w:val="en-US" w:eastAsia="zh-CN" w:bidi="ar-SA"/>
          </w:rPr>
          <m:t>→</m:t>
        </m:r>
        <m:sSubSup>
          <m:sSubSupPr>
            <m:ctrlPr>
              <m:rPr/>
              <w:rPr>
                <w:rFonts w:hint="default" w:ascii="Cambria Math" w:hAnsi="Cambria Math" w:cs="Cambria Math"/>
                <w:b w:val="0"/>
                <w:bCs w:val="0"/>
                <w:kern w:val="2"/>
                <w:sz w:val="24"/>
                <w:szCs w:val="24"/>
                <w:lang w:val="en-US" w:eastAsia="zh-CN" w:bidi="ar-SA"/>
              </w:rPr>
            </m:ctrlPr>
          </m:sSubSupPr>
          <m:e>
            <m:d>
              <m:dPr>
                <m:begChr m:val="["/>
                <m:endChr m:val="]"/>
                <m:ctrlPr>
                  <m:rPr/>
                  <w:rPr>
                    <w:rFonts w:hint="default" w:ascii="Cambria Math" w:hAnsi="Cambria Math" w:cs="Cambria Math"/>
                    <w:b w:val="0"/>
                    <w:bCs w:val="0"/>
                    <w:kern w:val="2"/>
                    <w:sz w:val="24"/>
                    <w:szCs w:val="24"/>
                    <w:lang w:val="en-US" w:eastAsia="zh-CN" w:bidi="ar-SA"/>
                  </w:rPr>
                </m:ctrlPr>
              </m:dPr>
              <m:e>
                <m:sSub>
                  <m:sSubPr>
                    <m:ctrlPr>
                      <m:rPr/>
                      <w:rPr>
                        <w:rFonts w:hint="default" w:ascii="Cambria Math" w:hAnsi="Cambria Math" w:cs="Cambria Math"/>
                        <w:b w:val="0"/>
                        <w:b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S</m:t>
                    </m:r>
                    <m:ctrlPr>
                      <m:rPr/>
                      <w:rPr>
                        <w:rFonts w:hint="default" w:ascii="Cambria Math" w:hAnsi="Cambria Math" w:cs="Cambria Math"/>
                        <w:b w:val="0"/>
                        <w:b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i</m:t>
                    </m:r>
                    <m:ctrlPr>
                      <m:rPr/>
                      <w:rPr>
                        <w:rFonts w:hint="default" w:ascii="Cambria Math" w:hAnsi="Cambria Math" w:cs="Cambria Math"/>
                        <w:b w:val="0"/>
                        <w:bCs w:val="0"/>
                        <w:kern w:val="2"/>
                        <w:sz w:val="24"/>
                        <w:szCs w:val="24"/>
                        <w:lang w:val="en-US" w:eastAsia="zh-CN" w:bidi="ar-SA"/>
                      </w:rPr>
                    </m:ctrlPr>
                  </m:sub>
                </m:sSub>
                <m:ctrlPr>
                  <m:rPr/>
                  <w:rPr>
                    <w:rFonts w:hint="default" w:ascii="Cambria Math" w:hAnsi="Cambria Math" w:cs="Cambria Math"/>
                    <w:b w:val="0"/>
                    <w:bCs w:val="0"/>
                    <w:kern w:val="2"/>
                    <w:sz w:val="24"/>
                    <w:szCs w:val="24"/>
                    <w:lang w:val="en-US" w:eastAsia="zh-CN" w:bidi="ar-SA"/>
                  </w:rPr>
                </m:ctrlPr>
              </m:e>
            </m:d>
            <m:ctrlPr>
              <m:rPr/>
              <w:rPr>
                <w:rFonts w:hint="default" w:ascii="Cambria Math" w:hAnsi="Cambria Math" w:cs="Cambria Math"/>
                <w:b w:val="0"/>
                <w:b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(i=1)</m:t>
            </m:r>
            <m:ctrlPr>
              <m:rPr/>
              <w:rPr>
                <w:rFonts w:hint="default" w:ascii="Cambria Math" w:hAnsi="Cambria Math" w:cs="Cambria Math"/>
                <w:b w:val="0"/>
                <w:bCs w:val="0"/>
                <w:kern w:val="2"/>
                <w:sz w:val="24"/>
                <w:szCs w:val="24"/>
                <w:lang w:val="en-US" w:eastAsia="zh-CN" w:bidi="ar-SA"/>
              </w:rPr>
            </m:ctrlPr>
          </m:sub>
          <m:sup>
            <m:r>
              <m:rPr>
                <m:sty m:val="p"/>
              </m:rPr>
              <w:rPr>
                <w:rFonts w:hint="default" w:ascii="Cambria Math" w:hAnsi="Cambria Math" w:cs="Cambria Math"/>
                <w:kern w:val="2"/>
                <w:sz w:val="24"/>
                <w:szCs w:val="24"/>
                <w:lang w:val="en-US" w:eastAsia="zh-CN" w:bidi="ar-SA"/>
              </w:rPr>
              <m:t>l</m:t>
            </m:r>
            <m:ctrlPr>
              <m:rPr/>
              <w:rPr>
                <w:rFonts w:hint="default" w:ascii="Cambria Math" w:hAnsi="Cambria Math" w:cs="Cambria Math"/>
                <w:b w:val="0"/>
                <w:bCs w:val="0"/>
                <w:kern w:val="2"/>
                <w:sz w:val="24"/>
                <w:szCs w:val="24"/>
                <w:lang w:val="en-US" w:eastAsia="zh-CN" w:bidi="ar-SA"/>
              </w:rPr>
            </m:ctrlPr>
          </m:sup>
        </m:sSubSup>
      </m:oMath>
      <w:r>
        <w:rPr>
          <w:rFonts w:hint="default"/>
          <w:b w:val="0"/>
          <w:bCs w:val="0"/>
          <w:lang w:val="en-US" w:eastAsia="zh-CN"/>
        </w:rPr>
        <w:t xml:space="preserve"> 基于这些阶段构建了一些不同的角色</w:t>
      </w:r>
      <m:oMath>
        <m:sSub>
          <m:sSubPr>
            <m:ctrlPr>
              <w:rPr>
                <w:rFonts w:ascii="Cambria Math" w:hAnsi="Cambria Math"/>
                <w:bCs w:val="0"/>
                <w:i/>
                <w:lang w:val="en-US"/>
              </w:rPr>
            </m:ctrlPr>
          </m:sSubPr>
          <m:e>
            <m:r>
              <m:rPr/>
              <w:rPr>
                <w:rFonts w:hint="default" w:ascii="Cambria Math" w:hAnsi="Cambria Math"/>
                <w:lang w:val="en-US" w:eastAsia="zh-CN"/>
              </w:rPr>
              <m:t>R</m:t>
            </m:r>
            <m:ctrlPr>
              <w:rPr>
                <w:rFonts w:ascii="Cambria Math" w:hAnsi="Cambria Math"/>
                <w:bCs w:val="0"/>
                <w:i/>
                <w:lang w:val="en-US"/>
              </w:rPr>
            </m:ctrlPr>
          </m:e>
          <m:sub>
            <m:r>
              <m:rPr/>
              <w:rPr>
                <w:rFonts w:hint="default" w:ascii="Cambria Math" w:hAnsi="Cambria Math"/>
                <w:lang w:val="en-US" w:eastAsia="zh-CN"/>
              </w:rPr>
              <m:t>j</m:t>
            </m:r>
            <m:ctrlPr>
              <w:rPr>
                <w:rFonts w:ascii="Cambria Math" w:hAnsi="Cambria Math"/>
                <w:bCs w:val="0"/>
                <w:i/>
                <w:lang w:val="en-US"/>
              </w:rPr>
            </m:ctrlPr>
          </m:sub>
        </m:sSub>
      </m:oMath>
      <w:r>
        <w:rPr>
          <w:rFonts w:hint="default"/>
          <w:b w:val="0"/>
          <w:bCs w:val="0"/>
          <w:lang w:val="en-US" w:eastAsia="zh-CN"/>
        </w:rPr>
        <w:t>。每个阶段</w:t>
      </w:r>
      <m:oMath>
        <m:sSub>
          <m:sSubPr>
            <m:ctrlPr>
              <w:rPr>
                <w:rFonts w:ascii="Cambria Math" w:hAnsi="Cambria Math"/>
                <w:bCs w:val="0"/>
                <w:i/>
                <w:lang w:val="en-US"/>
              </w:rPr>
            </m:ctrlPr>
          </m:sSubPr>
          <m:e>
            <m:r>
              <m:rPr/>
              <w:rPr>
                <w:rFonts w:hint="default" w:ascii="Cambria Math" w:hAnsi="Cambria Math"/>
                <w:lang w:val="en-US" w:eastAsia="zh-CN"/>
              </w:rPr>
              <m:t>S</m:t>
            </m:r>
            <m:ctrlPr>
              <w:rPr>
                <w:rFonts w:ascii="Cambria Math" w:hAnsi="Cambria Math"/>
                <w:bCs w:val="0"/>
                <w:i/>
                <w:lang w:val="en-US"/>
              </w:rPr>
            </m:ctrlPr>
          </m:e>
          <m:sub>
            <m:r>
              <m:rPr/>
              <w:rPr>
                <w:rFonts w:hint="default" w:ascii="Cambria Math" w:hAnsi="Cambria Math"/>
                <w:lang w:val="en-US" w:eastAsia="zh-CN"/>
              </w:rPr>
              <m:t>i</m:t>
            </m:r>
            <m:ctrlPr>
              <w:rPr>
                <w:rFonts w:ascii="Cambria Math" w:hAnsi="Cambria Math"/>
                <w:bCs w:val="0"/>
                <w:i/>
                <w:lang w:val="en-US"/>
              </w:rPr>
            </m:ctrlPr>
          </m:sub>
        </m:sSub>
      </m:oMath>
      <w:r>
        <w:rPr>
          <w:rFonts w:hint="default"/>
          <w:b w:val="0"/>
          <w:bCs w:val="0"/>
          <w:lang w:val="en-US" w:eastAsia="zh-CN"/>
        </w:rPr>
        <w:t>可以由一个或多个角色</w:t>
      </w:r>
      <m:oMath>
        <m:sSubSup>
          <m:sSubSupPr>
            <m:ctrlPr>
              <w:rPr>
                <w:rFonts w:ascii="Cambria Math" w:hAnsi="Cambria Math"/>
                <w:bCs w:val="0"/>
                <w:i/>
                <w:lang w:val="en-US"/>
              </w:rPr>
            </m:ctrlPr>
          </m:sSubSupPr>
          <m:e>
            <m:r>
              <m:rPr/>
              <w:rPr>
                <w:rFonts w:hint="default" w:ascii="Cambria Math" w:hAnsi="Cambria Math"/>
                <w:lang w:val="en-US" w:eastAsia="zh-CN"/>
              </w:rPr>
              <m:t>R</m:t>
            </m:r>
            <m:ctrlPr>
              <w:rPr>
                <w:rFonts w:ascii="Cambria Math" w:hAnsi="Cambria Math"/>
                <w:bCs w:val="0"/>
                <w:i/>
                <w:lang w:val="en-US"/>
              </w:rPr>
            </m:ctrlPr>
          </m:e>
          <m:sub>
            <m:r>
              <m:rPr/>
              <w:rPr>
                <w:rFonts w:hint="default" w:ascii="Cambria Math" w:hAnsi="Cambria Math"/>
                <w:lang w:val="en-US" w:eastAsia="zh-CN"/>
              </w:rPr>
              <m:t>j</m:t>
            </m:r>
            <m:ctrlPr>
              <w:rPr>
                <w:rFonts w:ascii="Cambria Math" w:hAnsi="Cambria Math"/>
                <w:bCs w:val="0"/>
                <w:i/>
                <w:lang w:val="en-US"/>
              </w:rPr>
            </m:ctrlPr>
          </m:sub>
          <m:sup>
            <m:r>
              <m:rPr/>
              <w:rPr>
                <w:rFonts w:hint="default" w:ascii="Cambria Math" w:hAnsi="Cambria Math"/>
                <w:lang w:val="en-US" w:eastAsia="zh-CN"/>
              </w:rPr>
              <m:t>'</m:t>
            </m:r>
            <m:ctrlPr>
              <w:rPr>
                <w:rFonts w:ascii="Cambria Math" w:hAnsi="Cambria Math"/>
                <w:bCs w:val="0"/>
                <w:i/>
                <w:lang w:val="en-US"/>
              </w:rPr>
            </m:ctrlPr>
          </m:sup>
        </m:sSubSup>
      </m:oMath>
      <w:r>
        <w:rPr>
          <w:rFonts w:hint="default"/>
          <w:b w:val="0"/>
          <w:bCs w:val="0"/>
          <w:lang w:val="en-US" w:eastAsia="zh-CN"/>
        </w:rPr>
        <w:t>处理。</w:t>
      </w:r>
      <w:ins w:id="404" w:author="Charon" w:date="2024-01-26T18:25:42Z">
        <w:r>
          <w:rPr>
            <w:rFonts w:hint="eastAsia"/>
            <w:b w:val="0"/>
            <w:bCs w:val="0"/>
            <w:lang w:val="en-US" w:eastAsia="zh-CN"/>
          </w:rPr>
          <w:t>作者</w:t>
        </w:r>
      </w:ins>
      <w:ins w:id="405" w:author="Charon" w:date="2024-01-26T18:25:43Z">
        <w:r>
          <w:rPr>
            <w:rFonts w:hint="eastAsia"/>
            <w:b w:val="0"/>
            <w:bCs w:val="0"/>
            <w:lang w:val="en-US" w:eastAsia="zh-CN"/>
          </w:rPr>
          <w:t>使用</w:t>
        </w:r>
      </w:ins>
      <w:ins w:id="406" w:author="Charon" w:date="2024-01-26T18:25:49Z">
        <w:r>
          <w:rPr>
            <w:rFonts w:hint="eastAsia"/>
            <w:b w:val="0"/>
            <w:bCs w:val="0"/>
            <w:lang w:val="en-US" w:eastAsia="zh-CN"/>
          </w:rPr>
          <w:t>角色</w:t>
        </w:r>
      </w:ins>
      <w:ins w:id="407" w:author="Charon" w:date="2024-01-26T18:25:51Z">
        <w:r>
          <w:rPr>
            <w:rFonts w:hint="eastAsia"/>
            <w:b w:val="0"/>
            <w:bCs w:val="0"/>
            <w:lang w:val="en-US" w:eastAsia="zh-CN"/>
          </w:rPr>
          <w:t>指令</w:t>
        </w:r>
      </w:ins>
      <w:ins w:id="408" w:author="Charon" w:date="2024-01-26T18:25:56Z">
        <w:r>
          <w:rPr>
            <w:rFonts w:hint="eastAsia"/>
            <w:b w:val="0"/>
            <w:bCs w:val="0"/>
            <w:lang w:val="en-US" w:eastAsia="zh-CN"/>
          </w:rPr>
          <w:t>将</w:t>
        </w:r>
      </w:ins>
      <w:ins w:id="409" w:author="Charon" w:date="2024-01-26T18:25:58Z">
        <w:r>
          <w:rPr>
            <w:rFonts w:hint="eastAsia"/>
            <w:b w:val="0"/>
            <w:bCs w:val="0"/>
            <w:lang w:val="en-US" w:eastAsia="zh-CN"/>
          </w:rPr>
          <w:t>角色</w:t>
        </w:r>
      </w:ins>
      <w:ins w:id="410" w:author="Charon" w:date="2024-01-26T18:25:59Z">
        <w:r>
          <w:rPr>
            <w:rFonts w:hint="eastAsia"/>
            <w:b w:val="0"/>
            <w:bCs w:val="0"/>
            <w:lang w:val="en-US" w:eastAsia="zh-CN"/>
          </w:rPr>
          <w:t>和</w:t>
        </w:r>
      </w:ins>
      <w:ins w:id="411" w:author="Charon" w:date="2024-01-26T18:26:00Z">
        <w:r>
          <w:rPr>
            <w:rFonts w:hint="eastAsia"/>
            <w:b w:val="0"/>
            <w:bCs w:val="0"/>
            <w:lang w:val="en-US" w:eastAsia="zh-CN"/>
          </w:rPr>
          <w:t>责任</w:t>
        </w:r>
      </w:ins>
      <w:ins w:id="412" w:author="Charon" w:date="2024-01-26T18:26:02Z">
        <w:r>
          <w:rPr>
            <w:rFonts w:hint="eastAsia"/>
            <w:b w:val="0"/>
            <w:bCs w:val="0"/>
            <w:lang w:val="en-US" w:eastAsia="zh-CN"/>
          </w:rPr>
          <w:t>分配给LL</w:t>
        </w:r>
      </w:ins>
      <w:ins w:id="413" w:author="Charon" w:date="2024-01-26T18:26:03Z">
        <w:r>
          <w:rPr>
            <w:rFonts w:hint="eastAsia"/>
            <w:b w:val="0"/>
            <w:bCs w:val="0"/>
            <w:lang w:val="en-US" w:eastAsia="zh-CN"/>
          </w:rPr>
          <w:t>M</w:t>
        </w:r>
      </w:ins>
      <w:ins w:id="414" w:author="Charon" w:date="2024-01-26T18:26:10Z">
        <w:r>
          <w:rPr>
            <w:rFonts w:hint="eastAsia"/>
            <w:b w:val="0"/>
            <w:bCs w:val="0"/>
            <w:lang w:val="en-US" w:eastAsia="zh-CN"/>
          </w:rPr>
          <w:t>，</w:t>
        </w:r>
      </w:ins>
      <w:del w:id="415" w:author="Charon" w:date="2024-01-26T18:26:09Z">
        <w:r>
          <w:rPr>
            <w:rFonts w:hint="default"/>
            <w:b w:val="0"/>
            <w:bCs w:val="0"/>
            <w:lang w:val="en-US" w:eastAsia="zh-CN"/>
          </w:rPr>
          <w:delText>由于LLMs对上下文敏感，因此常常使用指令或提示来控制LLM生成。为了实现分工，论文引入了一种特定类型的指令，称为角色指令，用于分配角色和责任给LLMs。</w:delText>
        </w:r>
      </w:del>
      <w:ins w:id="416" w:author="Charon" w:date="2024-01-26T18:23:33Z">
        <w:r>
          <w:rPr>
            <w:rFonts w:hint="eastAsia"/>
            <w:b w:val="0"/>
            <w:bCs w:val="0"/>
            <w:lang w:val="en-US" w:eastAsia="zh-CN"/>
          </w:rPr>
          <w:t>值得</w:t>
        </w:r>
      </w:ins>
      <w:ins w:id="417" w:author="Charon" w:date="2024-01-26T18:23:34Z">
        <w:r>
          <w:rPr>
            <w:rFonts w:hint="eastAsia"/>
            <w:b w:val="0"/>
            <w:bCs w:val="0"/>
            <w:lang w:val="en-US" w:eastAsia="zh-CN"/>
          </w:rPr>
          <w:t>注意的是，</w:t>
        </w:r>
      </w:ins>
      <w:ins w:id="418" w:author="Charon" w:date="2024-01-26T18:23:54Z">
        <w:r>
          <w:rPr>
            <w:rFonts w:hint="eastAsia"/>
            <w:b w:val="0"/>
            <w:bCs w:val="0"/>
            <w:lang w:val="en-US" w:eastAsia="zh-CN"/>
          </w:rPr>
          <w:t>指令中</w:t>
        </w:r>
      </w:ins>
      <w:ins w:id="419" w:author="Charon" w:date="2024-01-26T18:23:55Z">
        <w:r>
          <w:rPr>
            <w:rFonts w:hint="eastAsia"/>
            <w:b w:val="0"/>
            <w:bCs w:val="0"/>
            <w:lang w:val="en-US" w:eastAsia="zh-CN"/>
          </w:rPr>
          <w:t>描述</w:t>
        </w:r>
      </w:ins>
      <w:ins w:id="420" w:author="Charon" w:date="2024-01-26T18:23:56Z">
        <w:r>
          <w:rPr>
            <w:rFonts w:hint="eastAsia"/>
            <w:b w:val="0"/>
            <w:bCs w:val="0"/>
            <w:lang w:val="en-US" w:eastAsia="zh-CN"/>
          </w:rPr>
          <w:t>的任务</w:t>
        </w:r>
      </w:ins>
      <w:ins w:id="421" w:author="Charon" w:date="2024-01-26T18:23:59Z">
        <w:r>
          <w:rPr>
            <w:rFonts w:hint="eastAsia"/>
            <w:b w:val="0"/>
            <w:bCs w:val="0"/>
            <w:lang w:val="en-US" w:eastAsia="zh-CN"/>
          </w:rPr>
          <w:t>越</w:t>
        </w:r>
      </w:ins>
      <w:ins w:id="422" w:author="Charon" w:date="2024-01-26T18:24:00Z">
        <w:r>
          <w:rPr>
            <w:rFonts w:hint="eastAsia"/>
            <w:b w:val="0"/>
            <w:bCs w:val="0"/>
            <w:lang w:val="en-US" w:eastAsia="zh-CN"/>
          </w:rPr>
          <w:t>详细，</w:t>
        </w:r>
      </w:ins>
      <w:ins w:id="423" w:author="Charon" w:date="2024-01-26T18:24:02Z">
        <w:r>
          <w:rPr>
            <w:rFonts w:hint="eastAsia"/>
            <w:b w:val="0"/>
            <w:bCs w:val="0"/>
            <w:lang w:val="en-US" w:eastAsia="zh-CN"/>
          </w:rPr>
          <w:t>L</w:t>
        </w:r>
      </w:ins>
      <w:ins w:id="424" w:author="Charon" w:date="2024-01-26T18:24:03Z">
        <w:r>
          <w:rPr>
            <w:rFonts w:hint="eastAsia"/>
            <w:b w:val="0"/>
            <w:bCs w:val="0"/>
            <w:lang w:val="en-US" w:eastAsia="zh-CN"/>
          </w:rPr>
          <w:t>LM</w:t>
        </w:r>
      </w:ins>
      <w:ins w:id="425" w:author="Charon" w:date="2024-01-26T18:24:04Z">
        <w:r>
          <w:rPr>
            <w:rFonts w:hint="eastAsia"/>
            <w:b w:val="0"/>
            <w:bCs w:val="0"/>
            <w:lang w:val="en-US" w:eastAsia="zh-CN"/>
          </w:rPr>
          <w:t>的行为</w:t>
        </w:r>
      </w:ins>
      <w:ins w:id="426" w:author="Charon" w:date="2024-01-26T18:24:05Z">
        <w:r>
          <w:rPr>
            <w:rFonts w:hint="eastAsia"/>
            <w:b w:val="0"/>
            <w:bCs w:val="0"/>
            <w:lang w:val="en-US" w:eastAsia="zh-CN"/>
          </w:rPr>
          <w:t>就</w:t>
        </w:r>
      </w:ins>
      <w:ins w:id="427" w:author="Charon" w:date="2024-01-26T18:24:06Z">
        <w:r>
          <w:rPr>
            <w:rFonts w:hint="eastAsia"/>
            <w:b w:val="0"/>
            <w:bCs w:val="0"/>
            <w:lang w:val="en-US" w:eastAsia="zh-CN"/>
          </w:rPr>
          <w:t>越符合</w:t>
        </w:r>
      </w:ins>
      <w:ins w:id="428" w:author="Charon" w:date="2024-01-26T18:24:08Z">
        <w:r>
          <w:rPr>
            <w:rFonts w:hint="eastAsia"/>
            <w:b w:val="0"/>
            <w:bCs w:val="0"/>
            <w:lang w:val="en-US" w:eastAsia="zh-CN"/>
          </w:rPr>
          <w:t>期望</w:t>
        </w:r>
      </w:ins>
      <w:ins w:id="429" w:author="Charon" w:date="2024-01-26T18:24:09Z">
        <w:r>
          <w:rPr>
            <w:rFonts w:hint="eastAsia"/>
            <w:b w:val="0"/>
            <w:bCs w:val="0"/>
            <w:lang w:val="en-US" w:eastAsia="zh-CN"/>
          </w:rPr>
          <w:t>。</w:t>
        </w:r>
      </w:ins>
      <w:r>
        <w:rPr>
          <w:rFonts w:hint="default"/>
          <w:b w:val="0"/>
          <w:bCs w:val="0"/>
          <w:lang w:val="en-US" w:eastAsia="zh-CN"/>
        </w:rPr>
        <w:t>通过角色扮演，可以有效地将LLMs置于特定领域，并激发其在该领域内的专业知识。</w:t>
      </w:r>
      <w:ins w:id="430" w:author="Charon" w:date="2024-01-26T18:27:39Z">
        <w:r>
          <w:rPr>
            <w:rFonts w:hint="eastAsia"/>
            <w:b w:val="0"/>
            <w:bCs w:val="0"/>
            <w:lang w:val="en-US" w:eastAsia="zh-CN"/>
          </w:rPr>
          <w:t>作者</w:t>
        </w:r>
      </w:ins>
      <w:ins w:id="431" w:author="Charon" w:date="2024-01-26T18:27:40Z">
        <w:r>
          <w:rPr>
            <w:rFonts w:hint="eastAsia"/>
            <w:b w:val="0"/>
            <w:bCs w:val="0"/>
            <w:lang w:val="en-US" w:eastAsia="zh-CN"/>
          </w:rPr>
          <w:t>通过</w:t>
        </w:r>
      </w:ins>
      <w:ins w:id="432" w:author="Charon" w:date="2024-01-26T18:27:36Z">
        <w:r>
          <w:rPr>
            <w:rFonts w:hint="eastAsia"/>
            <w:b w:val="0"/>
            <w:bCs w:val="0"/>
            <w:lang w:val="en-US" w:eastAsia="zh-CN"/>
          </w:rPr>
          <w:t>实验</w:t>
        </w:r>
      </w:ins>
      <w:del w:id="433" w:author="Charon" w:date="2024-01-26T18:27:34Z">
        <w:r>
          <w:rPr>
            <w:rFonts w:hint="default"/>
            <w:b w:val="0"/>
            <w:bCs w:val="0"/>
            <w:lang w:val="en-US" w:eastAsia="zh-CN"/>
          </w:rPr>
          <w:delText>实证</w:delText>
        </w:r>
      </w:del>
      <w:ins w:id="434" w:author="Charon" w:date="2024-01-26T18:27:45Z">
        <w:r>
          <w:rPr>
            <w:rFonts w:hint="eastAsia"/>
            <w:b w:val="0"/>
            <w:bCs w:val="0"/>
            <w:lang w:val="en-US" w:eastAsia="zh-CN"/>
          </w:rPr>
          <w:t>发现</w:t>
        </w:r>
      </w:ins>
      <w:del w:id="435" w:author="Charon" w:date="2024-01-26T18:27:44Z">
        <w:r>
          <w:rPr>
            <w:rFonts w:hint="default"/>
            <w:b w:val="0"/>
            <w:bCs w:val="0"/>
            <w:lang w:val="en-US" w:eastAsia="zh-CN"/>
          </w:rPr>
          <w:delText>表明</w:delText>
        </w:r>
      </w:del>
      <w:r>
        <w:rPr>
          <w:rFonts w:hint="default"/>
          <w:b w:val="0"/>
          <w:bCs w:val="0"/>
          <w:lang w:val="en-US" w:eastAsia="zh-CN"/>
        </w:rPr>
        <w:t>，与直接让LLM参与任务相比，这种角色扮演方法产生了更好的结果。需要注意的是，角色指令只需要在每个LLM代理初始化时提供一次，后续交互中角色将自动</w:t>
      </w:r>
      <w:del w:id="436" w:author="Charon" w:date="2024-01-26T18:28:17Z">
        <w:r>
          <w:rPr>
            <w:rFonts w:hint="default"/>
            <w:b w:val="0"/>
            <w:bCs w:val="0"/>
            <w:lang w:val="en-US" w:eastAsia="zh-CN"/>
          </w:rPr>
          <w:delText>相互</w:delText>
        </w:r>
      </w:del>
      <w:ins w:id="437" w:author="Charon" w:date="2024-01-26T18:28:15Z">
        <w:r>
          <w:rPr>
            <w:rFonts w:hint="eastAsia"/>
            <w:b w:val="0"/>
            <w:bCs w:val="0"/>
            <w:lang w:val="en-US" w:eastAsia="zh-CN"/>
          </w:rPr>
          <w:t>交互</w:t>
        </w:r>
      </w:ins>
      <w:del w:id="438" w:author="Charon" w:date="2024-01-26T18:28:14Z">
        <w:r>
          <w:rPr>
            <w:rFonts w:hint="default"/>
            <w:b w:val="0"/>
            <w:bCs w:val="0"/>
            <w:lang w:val="en-US" w:eastAsia="zh-CN"/>
          </w:rPr>
          <w:delText>作用</w:delText>
        </w:r>
      </w:del>
      <w:r>
        <w:rPr>
          <w:rFonts w:hint="default"/>
          <w:b w:val="0"/>
          <w:bCs w:val="0"/>
          <w:lang w:val="en-US" w:eastAsia="zh-CN"/>
        </w:rPr>
        <w:t>并传递信息，无需进一步的指令，从而提高了后续交互和协作的整体效率和清晰度。</w:t>
      </w:r>
    </w:p>
    <w:p>
      <w:pPr>
        <w:numPr>
          <w:ilvl w:val="1"/>
          <w:numId w:val="2"/>
          <w:ins w:id="440" w:author="Charon" w:date="2024-01-26T18:28:53Z"/>
        </w:numPr>
        <w:ind w:left="0" w:firstLine="0"/>
        <w:jc w:val="left"/>
        <w:rPr>
          <w:ins w:id="441" w:author="Charon" w:date="2024-01-26T18:29:49Z"/>
          <w:rFonts w:hint="default"/>
          <w:b w:val="0"/>
          <w:bCs w:val="0"/>
          <w:lang w:val="en-US" w:eastAsia="zh-CN"/>
        </w:rPr>
        <w:pPrChange w:id="439" w:author="Charon" w:date="2024-01-26T18:28:53Z">
          <w:pPr>
            <w:numPr>
              <w:ilvl w:val="-1"/>
              <w:numId w:val="0"/>
            </w:numPr>
            <w:ind w:left="0" w:firstLine="420"/>
            <w:jc w:val="left"/>
          </w:pPr>
        </w:pPrChange>
      </w:pPr>
      <w:ins w:id="442" w:author="Charon" w:date="2024-01-26T18:29:32Z">
        <w:r>
          <w:rPr>
            <w:rFonts w:hint="eastAsia"/>
            <w:b w:val="0"/>
            <w:bCs w:val="0"/>
            <w:lang w:val="en-US" w:eastAsia="zh-CN"/>
          </w:rPr>
          <w:t>协作</w:t>
        </w:r>
      </w:ins>
    </w:p>
    <w:p>
      <w:pPr>
        <w:numPr>
          <w:ilvl w:val="-1"/>
          <w:numId w:val="0"/>
        </w:numPr>
        <w:ind w:left="0" w:firstLine="420"/>
        <w:jc w:val="left"/>
        <w:rPr>
          <w:ins w:id="443" w:author="Charon" w:date="2024-01-26T18:31:03Z"/>
          <w:rFonts w:hint="eastAsia"/>
          <w:b w:val="0"/>
          <w:bCs w:val="0"/>
          <w:lang w:val="en-US" w:eastAsia="zh-CN"/>
        </w:rPr>
      </w:pPr>
      <w:r>
        <w:rPr>
          <w:rFonts w:hint="default"/>
          <w:b w:val="0"/>
          <w:bCs w:val="0"/>
          <w:lang w:val="en-US" w:eastAsia="zh-CN"/>
        </w:rPr>
        <w:t>在DOL部分为LLM分配角色后，随着各阶段的进展，各角色将其产出与其他角色互动。在协作部分，我们的重点是促进不同角色之间的有效互动，确保它们相互促进。角色之间的交互以自然语言</w:t>
      </w:r>
      <w:del w:id="444" w:author="Charon" w:date="2024-01-26T18:30:29Z">
        <w:r>
          <w:rPr>
            <w:rFonts w:hint="default"/>
            <w:b w:val="0"/>
            <w:bCs w:val="0"/>
            <w:lang w:val="en-US" w:eastAsia="zh-CN"/>
          </w:rPr>
          <w:delText>（NL）</w:delText>
        </w:r>
      </w:del>
      <w:r>
        <w:rPr>
          <w:rFonts w:hint="default"/>
          <w:b w:val="0"/>
          <w:bCs w:val="0"/>
          <w:lang w:val="en-US" w:eastAsia="zh-CN"/>
        </w:rPr>
        <w:t>的形式进行，而自然语言则由语言模型的基础部分提供支持。我们在角色指令中规定了每个角色交互的角色、信息和格式，从而使整个协作过程得到很好的控制</w:t>
      </w:r>
      <w:ins w:id="445" w:author="Charon" w:date="2024-01-26T18:30:49Z">
        <w:r>
          <w:rPr>
            <w:rFonts w:hint="eastAsia"/>
            <w:b w:val="0"/>
            <w:bCs w:val="0"/>
            <w:lang w:val="en-US" w:eastAsia="zh-CN"/>
          </w:rPr>
          <w:t>，</w:t>
        </w:r>
      </w:ins>
      <w:ins w:id="446" w:author="Charon" w:date="2024-01-26T18:30:54Z">
        <w:r>
          <w:rPr>
            <w:rFonts w:hint="eastAsia"/>
            <w:b w:val="0"/>
            <w:bCs w:val="0"/>
            <w:lang w:val="en-US" w:eastAsia="zh-CN"/>
          </w:rPr>
          <w:t>协作部分</w:t>
        </w:r>
      </w:ins>
      <w:ins w:id="447" w:author="Charon" w:date="2024-01-26T18:30:55Z">
        <w:r>
          <w:rPr>
            <w:rFonts w:hint="eastAsia"/>
            <w:b w:val="0"/>
            <w:bCs w:val="0"/>
            <w:lang w:val="en-US" w:eastAsia="zh-CN"/>
          </w:rPr>
          <w:t>可以被</w:t>
        </w:r>
      </w:ins>
      <w:ins w:id="448" w:author="Charon" w:date="2024-01-26T18:30:56Z">
        <w:r>
          <w:rPr>
            <w:rFonts w:hint="eastAsia"/>
            <w:b w:val="0"/>
            <w:bCs w:val="0"/>
            <w:lang w:val="en-US" w:eastAsia="zh-CN"/>
          </w:rPr>
          <w:t>写为</w:t>
        </w:r>
      </w:ins>
      <w:ins w:id="449" w:author="Charon" w:date="2024-01-26T18:30:57Z">
        <w:r>
          <w:rPr>
            <w:rFonts w:hint="eastAsia"/>
            <w:b w:val="0"/>
            <w:bCs w:val="0"/>
            <w:lang w:val="en-US" w:eastAsia="zh-CN"/>
          </w:rPr>
          <w:t>如下</w:t>
        </w:r>
      </w:ins>
      <w:ins w:id="450" w:author="Charon" w:date="2024-01-26T18:30:58Z">
        <w:r>
          <w:rPr>
            <w:rFonts w:hint="eastAsia"/>
            <w:b w:val="0"/>
            <w:bCs w:val="0"/>
            <w:lang w:val="en-US" w:eastAsia="zh-CN"/>
          </w:rPr>
          <w:t>形式</w:t>
        </w:r>
      </w:ins>
      <w:ins w:id="451" w:author="Charon" w:date="2024-01-26T18:31:03Z">
        <w:r>
          <w:rPr>
            <w:rFonts w:hint="eastAsia"/>
            <w:b w:val="0"/>
            <w:bCs w:val="0"/>
            <w:lang w:val="en-US" w:eastAsia="zh-CN"/>
          </w:rPr>
          <w:t>：</w:t>
        </w:r>
      </w:ins>
    </w:p>
    <w:p>
      <w:pPr>
        <w:numPr>
          <w:ilvl w:val="-1"/>
          <w:numId w:val="0"/>
        </w:numPr>
        <w:ind w:left="0" w:firstLine="420"/>
        <w:jc w:val="center"/>
        <w:rPr>
          <w:ins w:id="453" w:author="Charon" w:date="2024-01-26T18:30:59Z"/>
          <w:rFonts w:hint="default"/>
          <w:b w:val="0"/>
          <w:bCs w:val="0"/>
          <w:lang w:val="en-US" w:eastAsia="zh-CN"/>
        </w:rPr>
        <w:pPrChange w:id="452" w:author="Charon" w:date="2024-01-26T18:32:54Z">
          <w:pPr>
            <w:numPr>
              <w:ilvl w:val="-1"/>
              <w:numId w:val="0"/>
            </w:numPr>
            <w:ind w:left="0" w:firstLine="420"/>
            <w:jc w:val="left"/>
          </w:pPr>
        </w:pPrChange>
      </w:pPr>
      <m:oMath>
        <m:func>
          <m:funcPr>
            <m:ctrlPr>
              <w:rPr>
                <w:rFonts w:ascii="Cambria Math" w:hAnsi="Cambria Math"/>
                <w:bCs w:val="0"/>
                <w:i/>
                <w:lang w:val="en-US"/>
              </w:rPr>
            </m:ctrlPr>
          </m:funcPr>
          <m:fName>
            <m:limLow>
              <m:limLowPr>
                <m:ctrlPr>
                  <w:rPr>
                    <w:rFonts w:ascii="Cambria Math" w:hAnsi="Cambria Math"/>
                    <w:bCs w:val="0"/>
                    <w:lang w:val="en-US"/>
                  </w:rPr>
                </m:ctrlPr>
              </m:limLowPr>
              <m:e>
                <m:r>
                  <m:rPr>
                    <m:sty m:val="p"/>
                  </m:rPr>
                  <w:rPr>
                    <w:rFonts w:hint="eastAsia" w:ascii="Cambria Math" w:hAnsi="Cambria Math"/>
                    <w:lang w:val="en-US" w:eastAsia="zh-CN"/>
                  </w:rPr>
                  <m:t>arg</m:t>
                </m:r>
                <m:r>
                  <m:rPr>
                    <m:sty m:val="p"/>
                  </m:rPr>
                  <w:rPr>
                    <w:rFonts w:ascii="Cambria Math" w:hAnsi="Cambria Math"/>
                    <w:lang w:val="en-US"/>
                  </w:rPr>
                  <m:t>max</m:t>
                </m:r>
                <m:ctrlPr>
                  <w:rPr>
                    <w:rFonts w:ascii="Cambria Math" w:hAnsi="Cambria Math"/>
                    <w:bCs w:val="0"/>
                    <w:i/>
                    <w:lang w:val="en-US"/>
                  </w:rPr>
                </m:ctrlPr>
              </m:e>
              <m:lim>
                <m:sSub>
                  <m:sSubPr>
                    <m:ctrlPr>
                      <w:rPr>
                        <w:rFonts w:ascii="Cambria Math" w:hAnsi="Cambria Math"/>
                        <w:bCs w:val="0"/>
                        <w:i/>
                        <w:lang w:val="en-US"/>
                      </w:rPr>
                    </m:ctrlPr>
                  </m:sSubPr>
                  <m:e>
                    <m:r>
                      <m:rPr/>
                      <w:rPr>
                        <w:rFonts w:hint="default" w:ascii="Cambria Math" w:hAnsi="Cambria Math"/>
                        <w:lang w:val="en-US" w:eastAsia="zh-CN"/>
                      </w:rPr>
                      <m:t>s</m:t>
                    </m:r>
                    <m:ctrlPr>
                      <w:rPr>
                        <w:rFonts w:ascii="Cambria Math" w:hAnsi="Cambria Math"/>
                        <w:bCs w:val="0"/>
                        <w:i/>
                        <w:lang w:val="en-US"/>
                      </w:rPr>
                    </m:ctrlPr>
                  </m:e>
                  <m:sub>
                    <m:r>
                      <m:rPr/>
                      <w:rPr>
                        <w:rFonts w:hint="default" w:ascii="Cambria Math" w:hAnsi="Cambria Math"/>
                        <w:lang w:val="en-US" w:eastAsia="zh-CN"/>
                      </w:rPr>
                      <m:t>t</m:t>
                    </m:r>
                    <m:ctrlPr>
                      <w:rPr>
                        <w:rFonts w:ascii="Cambria Math" w:hAnsi="Cambria Math"/>
                        <w:bCs w:val="0"/>
                        <w:i/>
                        <w:lang w:val="en-US"/>
                      </w:rPr>
                    </m:ctrlPr>
                  </m:sub>
                </m:sSub>
                <m:ctrlPr>
                  <w:rPr>
                    <w:rFonts w:ascii="Cambria Math" w:hAnsi="Cambria Math"/>
                    <w:bCs w:val="0"/>
                    <w:i/>
                    <w:lang w:val="en-US"/>
                  </w:rPr>
                </m:ctrlPr>
              </m:lim>
            </m:limLow>
            <m:ctrlPr>
              <w:rPr>
                <w:rFonts w:ascii="Cambria Math" w:hAnsi="Cambria Math"/>
                <w:bCs w:val="0"/>
                <w:i/>
                <w:lang w:val="en-US"/>
              </w:rPr>
            </m:ctrlPr>
          </m:fName>
          <m:e>
            <m:r>
              <m:rPr/>
              <w:rPr>
                <w:rFonts w:hint="default" w:ascii="Cambria Math" w:hAnsi="Cambria Math"/>
                <w:lang w:val="en-US" w:eastAsia="zh-CN"/>
              </w:rPr>
              <m:t>P(</m:t>
            </m:r>
            <m:sSub>
              <m:sSubPr>
                <m:ctrlPr>
                  <m:rPr/>
                  <w:rPr>
                    <w:rFonts w:hint="default" w:ascii="Cambria Math" w:hAnsi="Cambria Math"/>
                    <w:bCs w:val="0"/>
                    <w:i/>
                    <w:lang w:val="en-US" w:eastAsia="zh-CN"/>
                  </w:rPr>
                </m:ctrlPr>
              </m:sSubPr>
              <m:e>
                <m:r>
                  <m:rPr/>
                  <w:rPr>
                    <w:rFonts w:hint="default" w:ascii="Cambria Math" w:hAnsi="Cambria Math"/>
                    <w:lang w:val="en-US" w:eastAsia="zh-CN"/>
                  </w:rPr>
                  <m:t>s</m:t>
                </m:r>
                <m:ctrlPr>
                  <m:rPr/>
                  <w:rPr>
                    <w:rFonts w:hint="default" w:ascii="Cambria Math" w:hAnsi="Cambria Math"/>
                    <w:bCs w:val="0"/>
                    <w:i/>
                    <w:lang w:val="en-US" w:eastAsia="zh-CN"/>
                  </w:rPr>
                </m:ctrlPr>
              </m:e>
              <m:sub>
                <m:r>
                  <m:rPr/>
                  <w:rPr>
                    <w:rFonts w:hint="default" w:ascii="Cambria Math" w:hAnsi="Cambria Math"/>
                    <w:lang w:val="en-US" w:eastAsia="zh-CN"/>
                  </w:rPr>
                  <m:t>t</m:t>
                </m:r>
                <m:ctrlPr>
                  <m:rPr/>
                  <w:rPr>
                    <w:rFonts w:hint="default" w:ascii="Cambria Math" w:hAnsi="Cambria Math"/>
                    <w:bCs w:val="0"/>
                    <w:i/>
                    <w:lang w:val="en-US" w:eastAsia="zh-CN"/>
                  </w:rPr>
                </m:ctrlPr>
              </m:sub>
            </m:sSub>
            <m:r>
              <m:rPr/>
              <w:rPr>
                <w:rFonts w:hint="default" w:ascii="Cambria Math" w:hAnsi="Cambria Math"/>
                <w:lang w:val="en-US" w:eastAsia="zh-CN"/>
              </w:rPr>
              <m:t>|</m:t>
            </m:r>
            <m:sSub>
              <m:sSubPr>
                <m:ctrlPr>
                  <m:rPr/>
                  <w:rPr>
                    <w:rFonts w:hint="default" w:ascii="Cambria Math" w:hAnsi="Cambria Math"/>
                    <w:bCs w:val="0"/>
                    <w:i/>
                    <w:lang w:val="en-US" w:eastAsia="zh-CN"/>
                  </w:rPr>
                </m:ctrlPr>
              </m:sSubPr>
              <m:e>
                <m:r>
                  <m:rPr/>
                  <w:rPr>
                    <w:rFonts w:hint="default" w:ascii="Cambria Math" w:hAnsi="Cambria Math"/>
                    <w:lang w:val="en-US" w:eastAsia="zh-CN"/>
                  </w:rPr>
                  <m:t>s</m:t>
                </m:r>
                <m:ctrlPr>
                  <m:rPr/>
                  <w:rPr>
                    <w:rFonts w:hint="default" w:ascii="Cambria Math" w:hAnsi="Cambria Math"/>
                    <w:bCs w:val="0"/>
                    <w:i/>
                    <w:lang w:val="en-US" w:eastAsia="zh-CN"/>
                  </w:rPr>
                </m:ctrlPr>
              </m:e>
              <m:sub>
                <m:r>
                  <m:rPr/>
                  <w:rPr>
                    <w:rFonts w:hint="default" w:ascii="Cambria Math" w:hAnsi="Cambria Math"/>
                    <w:lang w:val="en-US" w:eastAsia="zh-CN"/>
                  </w:rPr>
                  <m:t>{&lt;t}</m:t>
                </m:r>
                <m:ctrlPr>
                  <m:rPr/>
                  <w:rPr>
                    <w:rFonts w:hint="default" w:ascii="Cambria Math" w:hAnsi="Cambria Math"/>
                    <w:bCs w:val="0"/>
                    <w:i/>
                    <w:lang w:val="en-US" w:eastAsia="zh-CN"/>
                  </w:rPr>
                </m:ctrlPr>
              </m:sub>
            </m:sSub>
            <m:r>
              <m:rPr/>
              <w:rPr>
                <w:rFonts w:hint="default" w:ascii="Cambria Math" w:hAnsi="Cambria Math"/>
                <w:lang w:val="en-US" w:eastAsia="zh-CN"/>
              </w:rPr>
              <m:t>,</m:t>
            </m:r>
            <m:sSub>
              <m:sSubPr>
                <m:ctrlPr>
                  <m:rPr/>
                  <w:rPr>
                    <w:rFonts w:hint="default" w:ascii="Cambria Math" w:hAnsi="Cambria Math"/>
                    <w:bCs w:val="0"/>
                    <w:i/>
                    <w:lang w:val="en-US" w:eastAsia="zh-CN"/>
                  </w:rPr>
                </m:ctrlPr>
              </m:sSubPr>
              <m:e>
                <m:r>
                  <m:rPr/>
                  <w:rPr>
                    <w:rFonts w:hint="default" w:ascii="Cambria Math" w:hAnsi="Cambria Math"/>
                    <w:lang w:val="en-US" w:eastAsia="zh-CN"/>
                  </w:rPr>
                  <m:t>R</m:t>
                </m:r>
                <m:ctrlPr>
                  <m:rPr/>
                  <w:rPr>
                    <w:rFonts w:hint="default" w:ascii="Cambria Math" w:hAnsi="Cambria Math"/>
                    <w:bCs w:val="0"/>
                    <w:i/>
                    <w:lang w:val="en-US" w:eastAsia="zh-CN"/>
                  </w:rPr>
                </m:ctrlPr>
              </m:e>
              <m:sub>
                <m:r>
                  <m:rPr/>
                  <w:rPr>
                    <w:rFonts w:hint="default" w:ascii="Cambria Math" w:hAnsi="Cambria Math"/>
                    <w:lang w:val="en-US" w:eastAsia="zh-CN"/>
                  </w:rPr>
                  <m:t>m(</m:t>
                </m:r>
                <m:sSub>
                  <m:sSubPr>
                    <m:ctrlPr>
                      <m:rPr/>
                      <w:rPr>
                        <w:rFonts w:hint="default" w:ascii="Cambria Math" w:hAnsi="Cambria Math"/>
                        <w:bCs w:val="0"/>
                        <w:i/>
                        <w:lang w:val="en-US" w:eastAsia="zh-CN"/>
                      </w:rPr>
                    </m:ctrlPr>
                  </m:sSubPr>
                  <m:e>
                    <m:r>
                      <m:rPr/>
                      <w:rPr>
                        <w:rFonts w:hint="default" w:ascii="Cambria Math" w:hAnsi="Cambria Math"/>
                        <w:lang w:val="en-US" w:eastAsia="zh-CN"/>
                      </w:rPr>
                      <m:t>S</m:t>
                    </m:r>
                    <m:ctrlPr>
                      <m:rPr/>
                      <w:rPr>
                        <w:rFonts w:hint="default" w:ascii="Cambria Math" w:hAnsi="Cambria Math"/>
                        <w:bCs w:val="0"/>
                        <w:i/>
                        <w:lang w:val="en-US" w:eastAsia="zh-CN"/>
                      </w:rPr>
                    </m:ctrlPr>
                  </m:e>
                  <m:sub>
                    <m:r>
                      <m:rPr/>
                      <w:rPr>
                        <w:rFonts w:hint="default" w:ascii="Cambria Math" w:hAnsi="Cambria Math"/>
                        <w:lang w:val="en-US" w:eastAsia="zh-CN"/>
                      </w:rPr>
                      <m:t>t</m:t>
                    </m:r>
                    <m:ctrlPr>
                      <m:rPr/>
                      <w:rPr>
                        <w:rFonts w:hint="default" w:ascii="Cambria Math" w:hAnsi="Cambria Math"/>
                        <w:bCs w:val="0"/>
                        <w:i/>
                        <w:lang w:val="en-US" w:eastAsia="zh-CN"/>
                      </w:rPr>
                    </m:ctrlPr>
                  </m:sub>
                </m:sSub>
                <m:r>
                  <m:rPr/>
                  <w:rPr>
                    <w:rFonts w:hint="default" w:ascii="Cambria Math" w:hAnsi="Cambria Math"/>
                    <w:lang w:val="en-US" w:eastAsia="zh-CN"/>
                  </w:rPr>
                  <m:t>)</m:t>
                </m:r>
                <m:ctrlPr>
                  <m:rPr/>
                  <w:rPr>
                    <w:rFonts w:hint="default" w:ascii="Cambria Math" w:hAnsi="Cambria Math"/>
                    <w:bCs w:val="0"/>
                    <w:i/>
                    <w:lang w:val="en-US" w:eastAsia="zh-CN"/>
                  </w:rPr>
                </m:ctrlPr>
              </m:sub>
            </m:sSub>
            <m:r>
              <m:rPr/>
              <w:rPr>
                <w:rFonts w:hint="default" w:ascii="Cambria Math" w:hAnsi="Cambria Math"/>
                <w:lang w:val="en-US" w:eastAsia="zh-CN"/>
              </w:rPr>
              <m:t>,x)</m:t>
            </m:r>
            <m:ctrlPr>
              <w:rPr>
                <w:rFonts w:ascii="Cambria Math" w:hAnsi="Cambria Math"/>
                <w:bCs w:val="0"/>
                <w:i/>
                <w:lang w:val="en-US"/>
              </w:rPr>
            </m:ctrlPr>
          </m:e>
        </m:func>
      </m:oMath>
      <w:del w:id="454" w:author="Charon" w:date="2024-01-26T18:31:02Z">
        <w:r>
          <w:rPr>
            <w:rFonts w:hint="default"/>
            <w:b w:val="0"/>
            <w:bCs w:val="0"/>
            <w:lang w:val="en-US" w:eastAsia="zh-CN"/>
          </w:rPr>
          <w:delText>。</w:delText>
        </w:r>
      </w:del>
    </w:p>
    <w:p>
      <w:pPr>
        <w:numPr>
          <w:ilvl w:val="-1"/>
          <w:numId w:val="0"/>
        </w:numPr>
        <w:ind w:left="0" w:firstLine="420"/>
        <w:jc w:val="left"/>
        <w:rPr>
          <w:ins w:id="455" w:author="Charon" w:date="2024-01-26T18:56:25Z"/>
          <w:rFonts w:hint="eastAsia" w:hAnsi="Cambria Math"/>
          <w:bCs w:val="0"/>
          <w:i w:val="0"/>
          <w:lang w:val="en-US" w:eastAsia="zh-CN"/>
        </w:rPr>
      </w:pPr>
      <m:oMath>
        <m:sSub>
          <m:sSubPr>
            <m:ctrlPr>
              <w:ins w:id="456" w:author="Charon" w:date="2024-01-26T18:50:22Z">
                <w:rPr>
                  <w:rFonts w:ascii="Cambria Math" w:hAnsi="Cambria Math"/>
                  <w:bCs w:val="0"/>
                  <w:i/>
                  <w:lang w:val="en-US"/>
                </w:rPr>
              </w:ins>
            </m:ctrlPr>
          </m:sSubPr>
          <m:e>
            <w:ins w:id="457" w:author="Charon" w:date="2024-01-26T18:50:26Z">
              <m:r>
                <m:rPr/>
                <w:rPr>
                  <w:rFonts w:hint="default" w:ascii="Cambria Math" w:hAnsi="Cambria Math"/>
                  <w:lang w:val="en-US" w:eastAsia="zh-CN"/>
                </w:rPr>
                <m:t>s</m:t>
              </m:r>
            </w:ins>
            <m:ctrlPr>
              <w:ins w:id="458" w:author="Charon" w:date="2024-01-26T18:50:22Z">
                <w:rPr>
                  <w:rFonts w:ascii="Cambria Math" w:hAnsi="Cambria Math"/>
                  <w:bCs w:val="0"/>
                  <w:i/>
                  <w:lang w:val="en-US"/>
                </w:rPr>
              </w:ins>
            </m:ctrlPr>
          </m:e>
          <m:sub>
            <w:ins w:id="459" w:author="Charon" w:date="2024-01-26T18:50:23Z">
              <m:r>
                <m:rPr/>
                <w:rPr>
                  <w:rFonts w:hint="default" w:ascii="Cambria Math" w:hAnsi="Cambria Math"/>
                  <w:lang w:val="en-US" w:eastAsia="zh-CN"/>
                </w:rPr>
                <m:t>t</m:t>
              </m:r>
            </w:ins>
            <m:ctrlPr>
              <w:ins w:id="460" w:author="Charon" w:date="2024-01-26T18:50:22Z">
                <w:rPr>
                  <w:rFonts w:ascii="Cambria Math" w:hAnsi="Cambria Math"/>
                  <w:bCs w:val="0"/>
                  <w:i/>
                  <w:lang w:val="en-US"/>
                </w:rPr>
              </w:ins>
            </m:ctrlPr>
          </m:sub>
        </m:sSub>
      </m:oMath>
      <w:ins w:id="461" w:author="Charon" w:date="2024-01-26T18:50:42Z">
        <w:r>
          <w:rPr>
            <w:rFonts w:hint="eastAsia" w:hAnsi="Cambria Math"/>
            <w:bCs w:val="0"/>
            <w:i w:val="0"/>
            <w:lang w:val="en-US" w:eastAsia="zh-CN"/>
          </w:rPr>
          <w:t>代表着</w:t>
        </w:r>
      </w:ins>
      <w:ins w:id="462" w:author="Charon" w:date="2024-01-26T18:50:49Z">
        <w:r>
          <w:rPr>
            <w:rFonts w:hint="eastAsia" w:hAnsi="Cambria Math"/>
            <w:bCs w:val="0"/>
            <w:i w:val="0"/>
            <w:lang w:val="en-US" w:eastAsia="zh-CN"/>
          </w:rPr>
          <w:t>阶段</w:t>
        </w:r>
      </w:ins>
      <m:oMath>
        <m:sSub>
          <m:sSubPr>
            <m:ctrlPr>
              <w:ins w:id="463" w:author="Charon" w:date="2024-01-26T18:50:55Z">
                <w:rPr>
                  <w:rFonts w:ascii="Cambria Math" w:hAnsi="Cambria Math"/>
                  <w:bCs w:val="0"/>
                  <w:i/>
                  <w:lang w:val="en-US"/>
                </w:rPr>
              </w:ins>
            </m:ctrlPr>
          </m:sSubPr>
          <m:e>
            <w:ins w:id="464" w:author="Charon" w:date="2024-01-26T18:51:00Z">
              <m:r>
                <m:rPr/>
                <w:rPr>
                  <w:rFonts w:hint="default" w:ascii="Cambria Math" w:hAnsi="Cambria Math"/>
                  <w:lang w:val="en-US" w:eastAsia="zh-CN"/>
                </w:rPr>
                <m:t>S</m:t>
              </m:r>
            </w:ins>
            <m:ctrlPr>
              <w:ins w:id="465" w:author="Charon" w:date="2024-01-26T18:50:55Z">
                <w:rPr>
                  <w:rFonts w:ascii="Cambria Math" w:hAnsi="Cambria Math"/>
                  <w:bCs w:val="0"/>
                  <w:i/>
                  <w:lang w:val="en-US"/>
                </w:rPr>
              </w:ins>
            </m:ctrlPr>
          </m:e>
          <m:sub>
            <w:ins w:id="466" w:author="Charon" w:date="2024-01-26T18:51:02Z">
              <m:r>
                <m:rPr/>
                <w:rPr>
                  <w:rFonts w:hint="default" w:ascii="Cambria Math" w:hAnsi="Cambria Math"/>
                  <w:lang w:val="en-US" w:eastAsia="zh-CN"/>
                </w:rPr>
                <m:t>t</m:t>
              </m:r>
            </w:ins>
            <m:ctrlPr>
              <w:ins w:id="467" w:author="Charon" w:date="2024-01-26T18:50:55Z">
                <w:rPr>
                  <w:rFonts w:ascii="Cambria Math" w:hAnsi="Cambria Math"/>
                  <w:bCs w:val="0"/>
                  <w:i/>
                  <w:lang w:val="en-US"/>
                </w:rPr>
              </w:ins>
            </m:ctrlPr>
          </m:sub>
        </m:sSub>
      </m:oMath>
      <w:ins w:id="468" w:author="Charon" w:date="2024-01-26T18:51:08Z">
        <w:r>
          <w:rPr>
            <w:rFonts w:hint="eastAsia" w:hAnsi="Cambria Math"/>
            <w:bCs w:val="0"/>
            <w:i w:val="0"/>
            <w:lang w:val="en-US" w:eastAsia="zh-CN"/>
          </w:rPr>
          <w:t>的</w:t>
        </w:r>
      </w:ins>
      <w:ins w:id="469" w:author="Charon" w:date="2024-01-26T18:51:09Z">
        <w:r>
          <w:rPr>
            <w:rFonts w:hint="eastAsia" w:hAnsi="Cambria Math"/>
            <w:bCs w:val="0"/>
            <w:i w:val="0"/>
            <w:lang w:val="en-US" w:eastAsia="zh-CN"/>
          </w:rPr>
          <w:t>输出</w:t>
        </w:r>
      </w:ins>
      <w:ins w:id="470" w:author="Charon" w:date="2024-01-26T18:51:26Z">
        <w:r>
          <w:rPr>
            <w:rFonts w:hint="eastAsia" w:hAnsi="Cambria Math"/>
            <w:bCs w:val="0"/>
            <w:i w:val="0"/>
            <w:lang w:val="en-US" w:eastAsia="zh-CN"/>
          </w:rPr>
          <w:t>，</w:t>
        </w:r>
      </w:ins>
      <m:oMath>
        <m:sSub>
          <m:sSubPr>
            <m:ctrlPr>
              <w:ins w:id="471" w:author="Charon" w:date="2024-01-26T18:51:21Z">
                <w:rPr>
                  <w:rFonts w:hint="default" w:ascii="Cambria Math" w:hAnsi="Cambria Math"/>
                  <w:bCs w:val="0"/>
                  <w:i/>
                  <w:lang w:val="en-US" w:eastAsia="zh-CN"/>
                </w:rPr>
              </w:ins>
            </m:ctrlPr>
          </m:sSubPr>
          <m:e>
            <w:ins w:id="472" w:author="Charon" w:date="2024-01-26T18:51:21Z">
              <m:r>
                <m:rPr/>
                <w:rPr>
                  <w:rFonts w:hint="default" w:ascii="Cambria Math" w:hAnsi="Cambria Math"/>
                  <w:lang w:val="en-US" w:eastAsia="zh-CN"/>
                </w:rPr>
                <m:t>s</m:t>
              </m:r>
            </w:ins>
            <m:ctrlPr>
              <w:ins w:id="473" w:author="Charon" w:date="2024-01-26T18:51:21Z">
                <w:rPr>
                  <w:rFonts w:hint="default" w:ascii="Cambria Math" w:hAnsi="Cambria Math"/>
                  <w:bCs w:val="0"/>
                  <w:i/>
                  <w:lang w:val="en-US" w:eastAsia="zh-CN"/>
                </w:rPr>
              </w:ins>
            </m:ctrlPr>
          </m:e>
          <m:sub>
            <w:ins w:id="474" w:author="Charon" w:date="2024-01-26T18:51:21Z">
              <m:r>
                <m:rPr/>
                <w:rPr>
                  <w:rFonts w:hint="default" w:ascii="Cambria Math" w:hAnsi="Cambria Math"/>
                  <w:lang w:val="en-US" w:eastAsia="zh-CN"/>
                </w:rPr>
                <m:t>{&lt;t}</m:t>
              </m:r>
            </w:ins>
            <m:ctrlPr>
              <w:ins w:id="475" w:author="Charon" w:date="2024-01-26T18:51:21Z">
                <w:rPr>
                  <w:rFonts w:hint="default" w:ascii="Cambria Math" w:hAnsi="Cambria Math"/>
                  <w:bCs w:val="0"/>
                  <w:i/>
                  <w:lang w:val="en-US" w:eastAsia="zh-CN"/>
                </w:rPr>
              </w:ins>
            </m:ctrlPr>
          </m:sub>
        </m:sSub>
      </m:oMath>
      <w:ins w:id="476" w:author="Charon" w:date="2024-01-26T18:51:30Z">
        <w:r>
          <w:rPr>
            <w:rFonts w:hint="eastAsia" w:hAnsi="Cambria Math"/>
            <w:bCs w:val="0"/>
            <w:i w:val="0"/>
            <w:lang w:val="en-US" w:eastAsia="zh-CN"/>
          </w:rPr>
          <w:t>代表</w:t>
        </w:r>
      </w:ins>
      <w:ins w:id="477" w:author="Charon" w:date="2024-01-26T18:51:36Z">
        <w:r>
          <w:rPr>
            <w:rFonts w:hint="eastAsia" w:hAnsi="Cambria Math"/>
            <w:bCs w:val="0"/>
            <w:i w:val="0"/>
            <w:lang w:val="en-US" w:eastAsia="zh-CN"/>
          </w:rPr>
          <w:t>着</w:t>
        </w:r>
      </w:ins>
      <m:oMath>
        <m:sSub>
          <m:sSubPr>
            <m:ctrlPr>
              <w:ins w:id="478" w:author="Charon" w:date="2024-01-26T18:51:45Z">
                <w:rPr>
                  <w:rFonts w:ascii="Cambria Math" w:hAnsi="Cambria Math"/>
                  <w:bCs w:val="0"/>
                  <w:i/>
                  <w:lang w:val="en-US"/>
                </w:rPr>
              </w:ins>
            </m:ctrlPr>
          </m:sSubPr>
          <m:e>
            <w:ins w:id="479" w:author="Charon" w:date="2024-01-26T18:51:45Z">
              <m:r>
                <m:rPr/>
                <w:rPr>
                  <w:rFonts w:hint="default" w:ascii="Cambria Math" w:hAnsi="Cambria Math"/>
                  <w:lang w:val="en-US" w:eastAsia="zh-CN"/>
                </w:rPr>
                <m:t>S</m:t>
              </m:r>
            </w:ins>
            <m:ctrlPr>
              <w:ins w:id="480" w:author="Charon" w:date="2024-01-26T18:51:45Z">
                <w:rPr>
                  <w:rFonts w:ascii="Cambria Math" w:hAnsi="Cambria Math"/>
                  <w:bCs w:val="0"/>
                  <w:i/>
                  <w:lang w:val="en-US"/>
                </w:rPr>
              </w:ins>
            </m:ctrlPr>
          </m:e>
          <m:sub>
            <w:ins w:id="481" w:author="Charon" w:date="2024-01-26T18:51:45Z">
              <m:r>
                <m:rPr/>
                <w:rPr>
                  <w:rFonts w:hint="default" w:ascii="Cambria Math" w:hAnsi="Cambria Math"/>
                  <w:lang w:val="en-US" w:eastAsia="zh-CN"/>
                </w:rPr>
                <m:t>t</m:t>
              </m:r>
            </w:ins>
            <m:ctrlPr>
              <w:ins w:id="482" w:author="Charon" w:date="2024-01-26T18:51:45Z">
                <w:rPr>
                  <w:rFonts w:ascii="Cambria Math" w:hAnsi="Cambria Math"/>
                  <w:bCs w:val="0"/>
                  <w:i/>
                  <w:lang w:val="en-US"/>
                </w:rPr>
              </w:ins>
            </m:ctrlPr>
          </m:sub>
        </m:sSub>
      </m:oMath>
      <w:ins w:id="483" w:author="Charon" w:date="2024-01-26T18:51:47Z">
        <w:r>
          <w:rPr>
            <w:rFonts w:hint="eastAsia" w:hAnsi="Cambria Math"/>
            <w:bCs w:val="0"/>
            <w:i w:val="0"/>
            <w:lang w:val="en-US" w:eastAsia="zh-CN"/>
          </w:rPr>
          <w:t>先前</w:t>
        </w:r>
      </w:ins>
      <w:ins w:id="484" w:author="Charon" w:date="2024-01-26T18:51:48Z">
        <w:r>
          <w:rPr>
            <w:rFonts w:hint="eastAsia" w:hAnsi="Cambria Math"/>
            <w:bCs w:val="0"/>
            <w:i w:val="0"/>
            <w:lang w:val="en-US" w:eastAsia="zh-CN"/>
          </w:rPr>
          <w:t>阶段的</w:t>
        </w:r>
      </w:ins>
      <w:ins w:id="485" w:author="Charon" w:date="2024-01-26T18:51:50Z">
        <w:r>
          <w:rPr>
            <w:rFonts w:hint="eastAsia" w:hAnsi="Cambria Math"/>
            <w:bCs w:val="0"/>
            <w:i w:val="0"/>
            <w:lang w:val="en-US" w:eastAsia="zh-CN"/>
          </w:rPr>
          <w:t>输出，</w:t>
        </w:r>
      </w:ins>
      <w:ins w:id="486" w:author="Charon" w:date="2024-01-26T18:52:01Z">
        <w:r>
          <w:rPr>
            <w:rFonts w:hint="eastAsia" w:hAnsi="Cambria Math"/>
            <w:bCs w:val="0"/>
            <w:i w:val="0"/>
            <w:lang w:val="en-US" w:eastAsia="zh-CN"/>
          </w:rPr>
          <w:t>作者</w:t>
        </w:r>
      </w:ins>
      <w:ins w:id="487" w:author="Charon" w:date="2024-01-26T18:52:04Z">
        <w:r>
          <w:rPr>
            <w:rFonts w:hint="eastAsia" w:hAnsi="Cambria Math"/>
            <w:bCs w:val="0"/>
            <w:i w:val="0"/>
            <w:lang w:val="en-US" w:eastAsia="zh-CN"/>
          </w:rPr>
          <w:t>使用</w:t>
        </w:r>
      </w:ins>
      <m:oMath>
        <w:ins w:id="488" w:author="Charon" w:date="2024-01-26T18:52:13Z">
          <m:r>
            <m:rPr/>
            <w:rPr>
              <w:rFonts w:hint="default" w:ascii="Cambria Math" w:hAnsi="Cambria Math"/>
              <w:lang w:val="en-US" w:eastAsia="zh-CN"/>
            </w:rPr>
            <m:t>P(</m:t>
          </m:r>
        </w:ins>
        <m:sSub>
          <m:sSubPr>
            <m:ctrlPr>
              <w:ins w:id="489" w:author="Charon" w:date="2024-01-26T18:52:13Z">
                <w:rPr>
                  <w:rFonts w:hint="default" w:ascii="Cambria Math" w:hAnsi="Cambria Math"/>
                  <w:bCs w:val="0"/>
                  <w:i/>
                  <w:lang w:val="en-US" w:eastAsia="zh-CN"/>
                </w:rPr>
              </w:ins>
            </m:ctrlPr>
          </m:sSubPr>
          <m:e>
            <w:ins w:id="490" w:author="Charon" w:date="2024-01-26T18:52:13Z">
              <m:r>
                <m:rPr/>
                <w:rPr>
                  <w:rFonts w:hint="default" w:ascii="Cambria Math" w:hAnsi="Cambria Math"/>
                  <w:lang w:val="en-US" w:eastAsia="zh-CN"/>
                </w:rPr>
                <m:t>s</m:t>
              </m:r>
            </w:ins>
            <m:ctrlPr>
              <w:ins w:id="491" w:author="Charon" w:date="2024-01-26T18:52:13Z">
                <w:rPr>
                  <w:rFonts w:hint="default" w:ascii="Cambria Math" w:hAnsi="Cambria Math"/>
                  <w:bCs w:val="0"/>
                  <w:i/>
                  <w:lang w:val="en-US" w:eastAsia="zh-CN"/>
                </w:rPr>
              </w:ins>
            </m:ctrlPr>
          </m:e>
          <m:sub>
            <w:ins w:id="492" w:author="Charon" w:date="2024-01-26T18:52:13Z">
              <m:r>
                <m:rPr/>
                <w:rPr>
                  <w:rFonts w:hint="default" w:ascii="Cambria Math" w:hAnsi="Cambria Math"/>
                  <w:lang w:val="en-US" w:eastAsia="zh-CN"/>
                </w:rPr>
                <m:t>t</m:t>
              </m:r>
            </w:ins>
            <m:ctrlPr>
              <w:ins w:id="493" w:author="Charon" w:date="2024-01-26T18:52:13Z">
                <w:rPr>
                  <w:rFonts w:hint="default" w:ascii="Cambria Math" w:hAnsi="Cambria Math"/>
                  <w:bCs w:val="0"/>
                  <w:i/>
                  <w:lang w:val="en-US" w:eastAsia="zh-CN"/>
                </w:rPr>
              </w:ins>
            </m:ctrlPr>
          </m:sub>
        </m:sSub>
        <w:ins w:id="494" w:author="Charon" w:date="2024-01-26T18:52:13Z">
          <m:r>
            <m:rPr/>
            <w:rPr>
              <w:rFonts w:hint="default" w:ascii="Cambria Math" w:hAnsi="Cambria Math"/>
              <w:lang w:val="en-US" w:eastAsia="zh-CN"/>
            </w:rPr>
            <m:t>|</m:t>
          </m:r>
        </w:ins>
        <m:sSub>
          <m:sSubPr>
            <m:ctrlPr>
              <w:ins w:id="495" w:author="Charon" w:date="2024-01-26T18:52:13Z">
                <w:rPr>
                  <w:rFonts w:hint="default" w:ascii="Cambria Math" w:hAnsi="Cambria Math"/>
                  <w:bCs w:val="0"/>
                  <w:i/>
                  <w:lang w:val="en-US" w:eastAsia="zh-CN"/>
                </w:rPr>
              </w:ins>
            </m:ctrlPr>
          </m:sSubPr>
          <m:e>
            <w:ins w:id="496" w:author="Charon" w:date="2024-01-26T18:52:13Z">
              <m:r>
                <m:rPr/>
                <w:rPr>
                  <w:rFonts w:hint="default" w:ascii="Cambria Math" w:hAnsi="Cambria Math"/>
                  <w:lang w:val="en-US" w:eastAsia="zh-CN"/>
                </w:rPr>
                <m:t>s</m:t>
              </m:r>
            </w:ins>
            <m:ctrlPr>
              <w:ins w:id="497" w:author="Charon" w:date="2024-01-26T18:52:13Z">
                <w:rPr>
                  <w:rFonts w:hint="default" w:ascii="Cambria Math" w:hAnsi="Cambria Math"/>
                  <w:bCs w:val="0"/>
                  <w:i/>
                  <w:lang w:val="en-US" w:eastAsia="zh-CN"/>
                </w:rPr>
              </w:ins>
            </m:ctrlPr>
          </m:e>
          <m:sub>
            <w:ins w:id="498" w:author="Charon" w:date="2024-01-26T18:52:13Z">
              <m:r>
                <m:rPr/>
                <w:rPr>
                  <w:rFonts w:hint="default" w:ascii="Cambria Math" w:hAnsi="Cambria Math"/>
                  <w:lang w:val="en-US" w:eastAsia="zh-CN"/>
                </w:rPr>
                <m:t>{&lt;t}</m:t>
              </m:r>
            </w:ins>
            <m:ctrlPr>
              <w:ins w:id="499" w:author="Charon" w:date="2024-01-26T18:52:13Z">
                <w:rPr>
                  <w:rFonts w:hint="default" w:ascii="Cambria Math" w:hAnsi="Cambria Math"/>
                  <w:bCs w:val="0"/>
                  <w:i/>
                  <w:lang w:val="en-US" w:eastAsia="zh-CN"/>
                </w:rPr>
              </w:ins>
            </m:ctrlPr>
          </m:sub>
        </m:sSub>
        <w:ins w:id="500" w:author="Charon" w:date="2024-01-26T18:52:13Z">
          <m:r>
            <m:rPr/>
            <w:rPr>
              <w:rFonts w:hint="default" w:ascii="Cambria Math" w:hAnsi="Cambria Math"/>
              <w:lang w:val="en-US" w:eastAsia="zh-CN"/>
            </w:rPr>
            <m:t>,</m:t>
          </m:r>
        </w:ins>
        <m:sSub>
          <m:sSubPr>
            <m:ctrlPr>
              <w:ins w:id="501" w:author="Charon" w:date="2024-01-26T18:52:13Z">
                <w:rPr>
                  <w:rFonts w:hint="default" w:ascii="Cambria Math" w:hAnsi="Cambria Math"/>
                  <w:bCs w:val="0"/>
                  <w:i/>
                  <w:lang w:val="en-US" w:eastAsia="zh-CN"/>
                </w:rPr>
              </w:ins>
            </m:ctrlPr>
          </m:sSubPr>
          <m:e>
            <w:ins w:id="502" w:author="Charon" w:date="2024-01-26T18:52:13Z">
              <m:r>
                <m:rPr/>
                <w:rPr>
                  <w:rFonts w:hint="default" w:ascii="Cambria Math" w:hAnsi="Cambria Math"/>
                  <w:lang w:val="en-US" w:eastAsia="zh-CN"/>
                </w:rPr>
                <m:t>R</m:t>
              </m:r>
            </w:ins>
            <m:ctrlPr>
              <w:ins w:id="503" w:author="Charon" w:date="2024-01-26T18:52:13Z">
                <w:rPr>
                  <w:rFonts w:hint="default" w:ascii="Cambria Math" w:hAnsi="Cambria Math"/>
                  <w:bCs w:val="0"/>
                  <w:i/>
                  <w:lang w:val="en-US" w:eastAsia="zh-CN"/>
                </w:rPr>
              </w:ins>
            </m:ctrlPr>
          </m:e>
          <m:sub>
            <w:ins w:id="504" w:author="Charon" w:date="2024-01-26T18:52:13Z">
              <m:r>
                <m:rPr/>
                <w:rPr>
                  <w:rFonts w:hint="default" w:ascii="Cambria Math" w:hAnsi="Cambria Math"/>
                  <w:lang w:val="en-US" w:eastAsia="zh-CN"/>
                </w:rPr>
                <m:t>m(</m:t>
              </m:r>
            </w:ins>
            <m:sSub>
              <m:sSubPr>
                <m:ctrlPr>
                  <w:ins w:id="505" w:author="Charon" w:date="2024-01-26T18:52:13Z">
                    <w:rPr>
                      <w:rFonts w:hint="default" w:ascii="Cambria Math" w:hAnsi="Cambria Math"/>
                      <w:bCs w:val="0"/>
                      <w:i/>
                      <w:lang w:val="en-US" w:eastAsia="zh-CN"/>
                    </w:rPr>
                  </w:ins>
                </m:ctrlPr>
              </m:sSubPr>
              <m:e>
                <w:ins w:id="506" w:author="Charon" w:date="2024-01-26T18:52:13Z">
                  <m:r>
                    <m:rPr/>
                    <w:rPr>
                      <w:rFonts w:hint="default" w:ascii="Cambria Math" w:hAnsi="Cambria Math"/>
                      <w:lang w:val="en-US" w:eastAsia="zh-CN"/>
                    </w:rPr>
                    <m:t>S</m:t>
                  </m:r>
                </w:ins>
                <m:ctrlPr>
                  <w:ins w:id="507" w:author="Charon" w:date="2024-01-26T18:52:13Z">
                    <w:rPr>
                      <w:rFonts w:hint="default" w:ascii="Cambria Math" w:hAnsi="Cambria Math"/>
                      <w:bCs w:val="0"/>
                      <w:i/>
                      <w:lang w:val="en-US" w:eastAsia="zh-CN"/>
                    </w:rPr>
                  </w:ins>
                </m:ctrlPr>
              </m:e>
              <m:sub>
                <w:ins w:id="508" w:author="Charon" w:date="2024-01-26T18:52:13Z">
                  <m:r>
                    <m:rPr/>
                    <w:rPr>
                      <w:rFonts w:hint="default" w:ascii="Cambria Math" w:hAnsi="Cambria Math"/>
                      <w:lang w:val="en-US" w:eastAsia="zh-CN"/>
                    </w:rPr>
                    <m:t>t</m:t>
                  </m:r>
                </w:ins>
                <m:ctrlPr>
                  <w:ins w:id="509" w:author="Charon" w:date="2024-01-26T18:52:13Z">
                    <w:rPr>
                      <w:rFonts w:hint="default" w:ascii="Cambria Math" w:hAnsi="Cambria Math"/>
                      <w:bCs w:val="0"/>
                      <w:i/>
                      <w:lang w:val="en-US" w:eastAsia="zh-CN"/>
                    </w:rPr>
                  </w:ins>
                </m:ctrlPr>
              </m:sub>
            </m:sSub>
            <w:ins w:id="510" w:author="Charon" w:date="2024-01-26T18:52:13Z">
              <m:r>
                <m:rPr/>
                <w:rPr>
                  <w:rFonts w:hint="default" w:ascii="Cambria Math" w:hAnsi="Cambria Math"/>
                  <w:lang w:val="en-US" w:eastAsia="zh-CN"/>
                </w:rPr>
                <m:t>)</m:t>
              </m:r>
            </w:ins>
            <m:ctrlPr>
              <w:ins w:id="511" w:author="Charon" w:date="2024-01-26T18:52:13Z">
                <w:rPr>
                  <w:rFonts w:hint="default" w:ascii="Cambria Math" w:hAnsi="Cambria Math"/>
                  <w:bCs w:val="0"/>
                  <w:i/>
                  <w:lang w:val="en-US" w:eastAsia="zh-CN"/>
                </w:rPr>
              </w:ins>
            </m:ctrlPr>
          </m:sub>
        </m:sSub>
        <w:ins w:id="512" w:author="Charon" w:date="2024-01-26T18:52:13Z">
          <m:r>
            <m:rPr/>
            <w:rPr>
              <w:rFonts w:hint="default" w:ascii="Cambria Math" w:hAnsi="Cambria Math"/>
              <w:lang w:val="en-US" w:eastAsia="zh-CN"/>
            </w:rPr>
            <m:t>,x)</m:t>
          </m:r>
        </w:ins>
      </m:oMath>
      <w:ins w:id="513" w:author="Charon" w:date="2024-01-26T18:52:17Z">
        <w:r>
          <m:rPr/>
          <w:rPr>
            <w:rFonts w:hint="eastAsia" w:hAnsi="Cambria Math"/>
            <w:i w:val="0"/>
            <w:lang w:val="en-US" w:eastAsia="zh-CN"/>
          </w:rPr>
          <w:t>作</w:t>
        </w:r>
      </w:ins>
      <w:ins w:id="514" w:author="Charon" w:date="2024-01-26T18:53:09Z">
        <w:r>
          <m:rPr/>
          <w:rPr>
            <w:rFonts w:hint="eastAsia" w:hAnsi="Cambria Math"/>
            <w:i w:val="0"/>
            <w:lang w:val="en-US" w:eastAsia="zh-CN"/>
          </w:rPr>
          <w:t>为</w:t>
        </w:r>
      </w:ins>
      <m:oMath>
        <m:sSub>
          <m:sSubPr>
            <m:ctrlPr>
              <w:ins w:id="515" w:author="Charon" w:date="2024-01-26T18:53:14Z">
                <w:rPr>
                  <w:rFonts w:hint="default" w:ascii="Cambria Math" w:hAnsi="Cambria Math"/>
                  <w:bCs w:val="0"/>
                  <w:i/>
                  <w:lang w:val="en-US" w:eastAsia="zh-CN"/>
                </w:rPr>
              </w:ins>
            </m:ctrlPr>
          </m:sSubPr>
          <m:e>
            <w:ins w:id="516" w:author="Charon" w:date="2024-01-26T18:53:14Z">
              <m:r>
                <m:rPr/>
                <w:rPr>
                  <w:rFonts w:hint="default" w:ascii="Cambria Math" w:hAnsi="Cambria Math"/>
                  <w:lang w:val="en-US" w:eastAsia="zh-CN"/>
                </w:rPr>
                <m:t>R</m:t>
              </m:r>
            </w:ins>
            <m:ctrlPr>
              <w:ins w:id="517" w:author="Charon" w:date="2024-01-26T18:53:14Z">
                <w:rPr>
                  <w:rFonts w:hint="default" w:ascii="Cambria Math" w:hAnsi="Cambria Math"/>
                  <w:bCs w:val="0"/>
                  <w:i/>
                  <w:lang w:val="en-US" w:eastAsia="zh-CN"/>
                </w:rPr>
              </w:ins>
            </m:ctrlPr>
          </m:e>
          <m:sub>
            <w:ins w:id="518" w:author="Charon" w:date="2024-01-26T18:53:14Z">
              <m:r>
                <m:rPr/>
                <w:rPr>
                  <w:rFonts w:hint="default" w:ascii="Cambria Math" w:hAnsi="Cambria Math"/>
                  <w:lang w:val="en-US" w:eastAsia="zh-CN"/>
                </w:rPr>
                <m:t>m(</m:t>
              </m:r>
            </w:ins>
            <m:sSub>
              <m:sSubPr>
                <m:ctrlPr>
                  <w:ins w:id="519" w:author="Charon" w:date="2024-01-26T18:53:14Z">
                    <w:rPr>
                      <w:rFonts w:hint="default" w:ascii="Cambria Math" w:hAnsi="Cambria Math"/>
                      <w:bCs w:val="0"/>
                      <w:i/>
                      <w:lang w:val="en-US" w:eastAsia="zh-CN"/>
                    </w:rPr>
                  </w:ins>
                </m:ctrlPr>
              </m:sSubPr>
              <m:e>
                <w:ins w:id="520" w:author="Charon" w:date="2024-01-26T18:53:14Z">
                  <m:r>
                    <m:rPr/>
                    <w:rPr>
                      <w:rFonts w:hint="default" w:ascii="Cambria Math" w:hAnsi="Cambria Math"/>
                      <w:lang w:val="en-US" w:eastAsia="zh-CN"/>
                    </w:rPr>
                    <m:t>S</m:t>
                  </m:r>
                </w:ins>
                <m:ctrlPr>
                  <w:ins w:id="521" w:author="Charon" w:date="2024-01-26T18:53:14Z">
                    <w:rPr>
                      <w:rFonts w:hint="default" w:ascii="Cambria Math" w:hAnsi="Cambria Math"/>
                      <w:bCs w:val="0"/>
                      <w:i/>
                      <w:lang w:val="en-US" w:eastAsia="zh-CN"/>
                    </w:rPr>
                  </w:ins>
                </m:ctrlPr>
              </m:e>
              <m:sub>
                <w:ins w:id="522" w:author="Charon" w:date="2024-01-26T18:53:14Z">
                  <m:r>
                    <m:rPr/>
                    <w:rPr>
                      <w:rFonts w:hint="default" w:ascii="Cambria Math" w:hAnsi="Cambria Math"/>
                      <w:lang w:val="en-US" w:eastAsia="zh-CN"/>
                    </w:rPr>
                    <m:t>t</m:t>
                  </m:r>
                </w:ins>
                <m:ctrlPr>
                  <w:ins w:id="523" w:author="Charon" w:date="2024-01-26T18:53:14Z">
                    <w:rPr>
                      <w:rFonts w:hint="default" w:ascii="Cambria Math" w:hAnsi="Cambria Math"/>
                      <w:bCs w:val="0"/>
                      <w:i/>
                      <w:lang w:val="en-US" w:eastAsia="zh-CN"/>
                    </w:rPr>
                  </w:ins>
                </m:ctrlPr>
              </m:sub>
            </m:sSub>
            <w:ins w:id="524" w:author="Charon" w:date="2024-01-26T18:53:14Z">
              <m:r>
                <m:rPr/>
                <w:rPr>
                  <w:rFonts w:hint="default" w:ascii="Cambria Math" w:hAnsi="Cambria Math"/>
                  <w:lang w:val="en-US" w:eastAsia="zh-CN"/>
                </w:rPr>
                <m:t>)</m:t>
              </m:r>
            </w:ins>
            <m:ctrlPr>
              <w:ins w:id="525" w:author="Charon" w:date="2024-01-26T18:53:14Z">
                <w:rPr>
                  <w:rFonts w:hint="default" w:ascii="Cambria Math" w:hAnsi="Cambria Math"/>
                  <w:bCs w:val="0"/>
                  <w:i/>
                  <w:lang w:val="en-US" w:eastAsia="zh-CN"/>
                </w:rPr>
              </w:ins>
            </m:ctrlPr>
          </m:sub>
        </m:sSub>
      </m:oMath>
      <w:ins w:id="526" w:author="Charon" w:date="2024-01-26T18:53:34Z">
        <w:r>
          <w:rPr>
            <w:rFonts w:hint="eastAsia" w:hAnsi="Cambria Math"/>
            <w:bCs w:val="0"/>
            <w:i w:val="0"/>
            <w:lang w:val="en-US" w:eastAsia="zh-CN"/>
          </w:rPr>
          <w:t>（</w:t>
        </w:r>
      </w:ins>
      <w:ins w:id="527" w:author="Charon" w:date="2024-01-26T18:53:36Z">
        <w:r>
          <w:rPr>
            <w:rFonts w:hint="eastAsia" w:hAnsi="Cambria Math"/>
            <w:bCs w:val="0"/>
            <w:i w:val="0"/>
            <w:lang w:val="en-US" w:eastAsia="zh-CN"/>
          </w:rPr>
          <w:t>当前</w:t>
        </w:r>
      </w:ins>
      <w:ins w:id="528" w:author="Charon" w:date="2024-01-26T18:53:38Z">
        <w:r>
          <w:rPr>
            <w:rFonts w:hint="eastAsia" w:hAnsi="Cambria Math"/>
            <w:bCs w:val="0"/>
            <w:i w:val="0"/>
            <w:lang w:val="en-US" w:eastAsia="zh-CN"/>
          </w:rPr>
          <w:t>阶段</w:t>
        </w:r>
      </w:ins>
      <w:ins w:id="529" w:author="Charon" w:date="2024-01-26T18:53:40Z">
        <w:r>
          <w:rPr>
            <w:rFonts w:hint="eastAsia" w:hAnsi="Cambria Math"/>
            <w:bCs w:val="0"/>
            <w:i w:val="0"/>
            <w:lang w:val="en-US" w:eastAsia="zh-CN"/>
          </w:rPr>
          <w:t>角色</w:t>
        </w:r>
      </w:ins>
      <w:ins w:id="530" w:author="Charon" w:date="2024-01-26T18:53:35Z">
        <w:r>
          <w:rPr>
            <w:rFonts w:hint="eastAsia" w:hAnsi="Cambria Math"/>
            <w:bCs w:val="0"/>
            <w:i w:val="0"/>
            <w:lang w:val="en-US" w:eastAsia="zh-CN"/>
          </w:rPr>
          <w:t>）</w:t>
        </w:r>
      </w:ins>
      <w:ins w:id="531" w:author="Charon" w:date="2024-01-26T18:53:26Z">
        <w:r>
          <w:rPr>
            <w:rFonts w:hint="eastAsia" w:hAnsi="Cambria Math"/>
            <w:bCs w:val="0"/>
            <w:i w:val="0"/>
            <w:lang w:val="en-US" w:eastAsia="zh-CN"/>
          </w:rPr>
          <w:t>与</w:t>
        </w:r>
      </w:ins>
      <w:ins w:id="532" w:author="Charon" w:date="2024-01-26T18:54:02Z">
        <w:r>
          <w:rPr>
            <w:rFonts w:hint="eastAsia" w:hAnsi="Cambria Math"/>
            <w:bCs w:val="0"/>
            <w:i w:val="0"/>
            <w:lang w:val="en-US" w:eastAsia="zh-CN"/>
          </w:rPr>
          <w:t>先前</w:t>
        </w:r>
      </w:ins>
      <w:ins w:id="533" w:author="Charon" w:date="2024-01-26T18:53:30Z">
        <w:r>
          <w:rPr>
            <w:rFonts w:hint="eastAsia" w:hAnsi="Cambria Math"/>
            <w:bCs w:val="0"/>
            <w:i w:val="0"/>
            <w:lang w:val="en-US" w:eastAsia="zh-CN"/>
          </w:rPr>
          <w:t>阶段</w:t>
        </w:r>
      </w:ins>
      <w:ins w:id="534" w:author="Charon" w:date="2024-01-26T18:54:09Z">
        <w:r>
          <w:rPr>
            <w:rFonts w:hint="eastAsia" w:hAnsi="Cambria Math"/>
            <w:bCs w:val="0"/>
            <w:i w:val="0"/>
            <w:lang w:val="en-US" w:eastAsia="zh-CN"/>
          </w:rPr>
          <w:t>角色</w:t>
        </w:r>
      </w:ins>
      <w:ins w:id="535" w:author="Charon" w:date="2024-01-26T18:53:31Z">
        <w:r>
          <w:rPr>
            <w:rFonts w:hint="eastAsia" w:hAnsi="Cambria Math"/>
            <w:bCs w:val="0"/>
            <w:i w:val="0"/>
            <w:lang w:val="en-US" w:eastAsia="zh-CN"/>
          </w:rPr>
          <w:t>的</w:t>
        </w:r>
      </w:ins>
      <w:ins w:id="536" w:author="Charon" w:date="2024-01-26T18:53:51Z">
        <w:r>
          <w:rPr>
            <w:rFonts w:hint="eastAsia" w:hAnsi="Cambria Math"/>
            <w:bCs w:val="0"/>
            <w:i w:val="0"/>
            <w:lang w:val="en-US" w:eastAsia="zh-CN"/>
          </w:rPr>
          <w:t>输出</w:t>
        </w:r>
      </w:ins>
      <w:ins w:id="537" w:author="Charon" w:date="2024-01-26T18:53:57Z">
        <w:r>
          <w:rPr>
            <w:rFonts w:hint="eastAsia" w:hAnsi="Cambria Math"/>
            <w:bCs w:val="0"/>
            <w:i w:val="0"/>
            <w:lang w:val="en-US" w:eastAsia="zh-CN"/>
          </w:rPr>
          <w:t>交互</w:t>
        </w:r>
      </w:ins>
      <w:ins w:id="538" w:author="Charon" w:date="2024-01-26T18:54:36Z">
        <w:r>
          <w:rPr>
            <w:rFonts w:hint="eastAsia" w:hAnsi="Cambria Math"/>
            <w:bCs w:val="0"/>
            <w:i w:val="0"/>
            <w:lang w:val="en-US" w:eastAsia="zh-CN"/>
          </w:rPr>
          <w:t>生成</w:t>
        </w:r>
      </w:ins>
      <m:oMath>
        <m:sSub>
          <m:sSubPr>
            <m:ctrlPr>
              <w:ins w:id="539" w:author="Charon" w:date="2024-01-26T18:54:40Z">
                <w:rPr>
                  <w:rFonts w:hint="default" w:ascii="Cambria Math" w:hAnsi="Cambria Math"/>
                  <w:bCs w:val="0"/>
                  <w:i/>
                  <w:lang w:val="en-US" w:eastAsia="zh-CN"/>
                </w:rPr>
              </w:ins>
            </m:ctrlPr>
          </m:sSubPr>
          <m:e>
            <w:ins w:id="540" w:author="Charon" w:date="2024-01-26T18:54:40Z">
              <m:r>
                <m:rPr/>
                <w:rPr>
                  <w:rFonts w:hint="default" w:ascii="Cambria Math" w:hAnsi="Cambria Math"/>
                  <w:lang w:val="en-US" w:eastAsia="zh-CN"/>
                </w:rPr>
                <m:t>s</m:t>
              </m:r>
            </w:ins>
            <m:ctrlPr>
              <w:ins w:id="541" w:author="Charon" w:date="2024-01-26T18:54:40Z">
                <w:rPr>
                  <w:rFonts w:hint="default" w:ascii="Cambria Math" w:hAnsi="Cambria Math"/>
                  <w:bCs w:val="0"/>
                  <w:i/>
                  <w:lang w:val="en-US" w:eastAsia="zh-CN"/>
                </w:rPr>
              </w:ins>
            </m:ctrlPr>
          </m:e>
          <m:sub>
            <w:ins w:id="542" w:author="Charon" w:date="2024-01-26T18:54:40Z">
              <m:r>
                <m:rPr/>
                <w:rPr>
                  <w:rFonts w:hint="default" w:ascii="Cambria Math" w:hAnsi="Cambria Math"/>
                  <w:lang w:val="en-US" w:eastAsia="zh-CN"/>
                </w:rPr>
                <m:t>t</m:t>
              </m:r>
            </w:ins>
            <m:ctrlPr>
              <w:ins w:id="543" w:author="Charon" w:date="2024-01-26T18:54:40Z">
                <w:rPr>
                  <w:rFonts w:hint="default" w:ascii="Cambria Math" w:hAnsi="Cambria Math"/>
                  <w:bCs w:val="0"/>
                  <w:i/>
                  <w:lang w:val="en-US" w:eastAsia="zh-CN"/>
                </w:rPr>
              </w:ins>
            </m:ctrlPr>
          </m:sub>
        </m:sSub>
      </m:oMath>
      <w:ins w:id="544" w:author="Charon" w:date="2024-01-26T18:55:50Z">
        <w:r>
          <w:rPr>
            <w:rFonts w:hint="eastAsia" w:hAnsi="Cambria Math"/>
            <w:bCs w:val="0"/>
            <w:i w:val="0"/>
            <w:lang w:val="en-US" w:eastAsia="zh-CN"/>
          </w:rPr>
          <w:t>的</w:t>
        </w:r>
      </w:ins>
      <w:ins w:id="545" w:author="Charon" w:date="2024-01-26T18:55:52Z">
        <w:r>
          <w:rPr>
            <w:rFonts w:hint="eastAsia" w:hAnsi="Cambria Math"/>
            <w:bCs w:val="0"/>
            <w:i w:val="0"/>
            <w:lang w:val="en-US" w:eastAsia="zh-CN"/>
          </w:rPr>
          <w:t>计算方法。</w:t>
        </w:r>
      </w:ins>
      <w:ins w:id="546" w:author="Charon" w:date="2024-01-26T18:56:07Z">
        <w:r>
          <w:rPr>
            <w:rFonts w:hint="eastAsia" w:hAnsi="Cambria Math"/>
            <w:bCs w:val="0"/>
            <w:i w:val="0"/>
            <w:lang w:val="en-US" w:eastAsia="zh-CN"/>
          </w:rPr>
          <w:t>输出</w:t>
        </w:r>
      </w:ins>
      <w:ins w:id="547" w:author="Charon" w:date="2024-01-26T18:56:08Z">
        <w:r>
          <w:rPr>
            <w:rFonts w:hint="eastAsia" w:hAnsi="Cambria Math"/>
            <w:bCs w:val="0"/>
            <w:i w:val="0"/>
            <w:lang w:val="en-US" w:eastAsia="zh-CN"/>
          </w:rPr>
          <w:t>y</w:t>
        </w:r>
      </w:ins>
      <w:ins w:id="548" w:author="Charon" w:date="2024-01-26T18:56:09Z">
        <w:r>
          <w:rPr>
            <w:rFonts w:hint="eastAsia" w:hAnsi="Cambria Math"/>
            <w:bCs w:val="0"/>
            <w:i w:val="0"/>
            <w:lang w:val="en-US" w:eastAsia="zh-CN"/>
          </w:rPr>
          <w:t>使用</w:t>
        </w:r>
      </w:ins>
      <w:ins w:id="549" w:author="Charon" w:date="2024-01-26T18:56:10Z">
        <w:r>
          <w:rPr>
            <w:rFonts w:hint="eastAsia" w:hAnsi="Cambria Math"/>
            <w:bCs w:val="0"/>
            <w:i w:val="0"/>
            <w:lang w:val="en-US" w:eastAsia="zh-CN"/>
          </w:rPr>
          <w:t>如下的</w:t>
        </w:r>
      </w:ins>
      <w:ins w:id="550" w:author="Charon" w:date="2024-01-26T18:56:18Z">
        <w:r>
          <w:rPr>
            <w:rFonts w:hint="eastAsia" w:hAnsi="Cambria Math"/>
            <w:bCs w:val="0"/>
            <w:i w:val="0"/>
            <w:lang w:val="en-US" w:eastAsia="zh-CN"/>
          </w:rPr>
          <w:t>公式</w:t>
        </w:r>
      </w:ins>
      <w:ins w:id="551" w:author="Charon" w:date="2024-01-26T18:56:19Z">
        <w:r>
          <w:rPr>
            <w:rFonts w:hint="eastAsia" w:hAnsi="Cambria Math"/>
            <w:bCs w:val="0"/>
            <w:i w:val="0"/>
            <w:lang w:val="en-US" w:eastAsia="zh-CN"/>
          </w:rPr>
          <w:t>随着</w:t>
        </w:r>
      </w:ins>
      <w:ins w:id="552" w:author="Charon" w:date="2024-01-26T18:56:20Z">
        <w:r>
          <w:rPr>
            <w:rFonts w:hint="eastAsia" w:hAnsi="Cambria Math"/>
            <w:bCs w:val="0"/>
            <w:i w:val="0"/>
            <w:lang w:val="en-US" w:eastAsia="zh-CN"/>
          </w:rPr>
          <w:t>阶段的</w:t>
        </w:r>
      </w:ins>
      <w:ins w:id="553" w:author="Charon" w:date="2024-01-26T18:56:21Z">
        <w:r>
          <w:rPr>
            <w:rFonts w:hint="eastAsia" w:hAnsi="Cambria Math"/>
            <w:bCs w:val="0"/>
            <w:i w:val="0"/>
            <w:lang w:val="en-US" w:eastAsia="zh-CN"/>
          </w:rPr>
          <w:t>推进</w:t>
        </w:r>
      </w:ins>
      <w:ins w:id="554" w:author="Charon" w:date="2024-01-26T18:56:22Z">
        <w:r>
          <w:rPr>
            <w:rFonts w:hint="eastAsia" w:hAnsi="Cambria Math"/>
            <w:bCs w:val="0"/>
            <w:i w:val="0"/>
            <w:lang w:val="en-US" w:eastAsia="zh-CN"/>
          </w:rPr>
          <w:t>而</w:t>
        </w:r>
      </w:ins>
      <w:ins w:id="555" w:author="Charon" w:date="2024-01-26T18:56:23Z">
        <w:r>
          <w:rPr>
            <w:rFonts w:hint="eastAsia" w:hAnsi="Cambria Math"/>
            <w:bCs w:val="0"/>
            <w:i w:val="0"/>
            <w:lang w:val="en-US" w:eastAsia="zh-CN"/>
          </w:rPr>
          <w:t>不断</w:t>
        </w:r>
      </w:ins>
      <w:ins w:id="556" w:author="Charon" w:date="2024-01-26T18:56:24Z">
        <w:r>
          <w:rPr>
            <w:rFonts w:hint="eastAsia" w:hAnsi="Cambria Math"/>
            <w:bCs w:val="0"/>
            <w:i w:val="0"/>
            <w:lang w:val="en-US" w:eastAsia="zh-CN"/>
          </w:rPr>
          <w:t>更新</w:t>
        </w:r>
      </w:ins>
      <w:ins w:id="557" w:author="Charon" w:date="2024-01-26T18:56:25Z">
        <w:r>
          <w:rPr>
            <w:rFonts w:hint="eastAsia" w:hAnsi="Cambria Math"/>
            <w:bCs w:val="0"/>
            <w:i w:val="0"/>
            <w:lang w:val="en-US" w:eastAsia="zh-CN"/>
          </w:rPr>
          <w:t>：</w:t>
        </w:r>
      </w:ins>
    </w:p>
    <w:p>
      <w:pPr>
        <w:numPr>
          <w:ilvl w:val="-1"/>
          <w:numId w:val="0"/>
        </w:numPr>
        <w:ind w:left="0" w:firstLine="420"/>
        <w:jc w:val="left"/>
        <m:rPr/>
        <w:rPr>
          <w:ins w:id="558" w:author="Charon" w:date="2024-01-26T18:57:54Z"/>
          <w:rFonts w:hint="default" w:hAnsi="Cambria Math"/>
          <w:bCs w:val="0"/>
          <w:i w:val="0"/>
          <w:lang w:val="en-US" w:eastAsia="zh-CN"/>
        </w:rPr>
      </w:pPr>
      <m:oMathPara>
        <m:oMath>
          <m:sSub>
            <m:sSubPr>
              <m:ctrlPr>
                <w:rPr>
                  <w:rFonts w:ascii="Cambria Math" w:hAnsi="Cambria Math"/>
                  <w:bCs w:val="0"/>
                  <w:i/>
                  <w:lang w:val="en-US"/>
                </w:rPr>
              </m:ctrlPr>
            </m:sSubPr>
            <m:e>
              <m:r>
                <m:rPr/>
                <w:rPr>
                  <w:rFonts w:hint="default" w:ascii="Cambria Math" w:hAnsi="Cambria Math"/>
                  <w:lang w:val="en-US" w:eastAsia="zh-CN"/>
                </w:rPr>
                <m:t>y</m:t>
              </m:r>
              <m:ctrlPr>
                <w:rPr>
                  <w:rFonts w:ascii="Cambria Math" w:hAnsi="Cambria Math"/>
                  <w:bCs w:val="0"/>
                  <w:i/>
                  <w:lang w:val="en-US"/>
                </w:rPr>
              </m:ctrlPr>
            </m:e>
            <m:sub>
              <m:r>
                <m:rPr/>
                <w:rPr>
                  <w:rFonts w:hint="default" w:ascii="Cambria Math" w:hAnsi="Cambria Math"/>
                  <w:lang w:val="en-US" w:eastAsia="zh-CN"/>
                </w:rPr>
                <m:t>t</m:t>
              </m:r>
              <m:ctrlPr>
                <w:rPr>
                  <w:rFonts w:ascii="Cambria Math" w:hAnsi="Cambria Math"/>
                  <w:bCs w:val="0"/>
                  <w:i/>
                  <w:lang w:val="en-US"/>
                </w:rPr>
              </m:ctrlPr>
            </m:sub>
          </m:sSub>
          <m:r>
            <m:rPr/>
            <w:rPr>
              <w:rFonts w:hint="default" w:ascii="Cambria Math" w:hAnsi="Cambria Math"/>
              <w:lang w:val="en-US" w:eastAsia="zh-CN"/>
            </w:rPr>
            <m:t>=f(</m:t>
          </m:r>
          <m:sSub>
            <m:sSubPr>
              <m:ctrlPr>
                <m:rPr/>
                <w:rPr>
                  <w:rFonts w:hint="default" w:ascii="Cambria Math" w:hAnsi="Cambria Math"/>
                  <w:bCs w:val="0"/>
                  <w:i/>
                  <w:lang w:val="en-US" w:eastAsia="zh-CN"/>
                </w:rPr>
              </m:ctrlPr>
            </m:sSubPr>
            <m:e>
              <m:r>
                <m:rPr/>
                <w:rPr>
                  <w:rFonts w:hint="default" w:ascii="Cambria Math" w:hAnsi="Cambria Math"/>
                  <w:lang w:val="en-US" w:eastAsia="zh-CN"/>
                </w:rPr>
                <m:t>s</m:t>
              </m:r>
              <m:ctrlPr>
                <m:rPr/>
                <w:rPr>
                  <w:rFonts w:hint="default" w:ascii="Cambria Math" w:hAnsi="Cambria Math"/>
                  <w:bCs w:val="0"/>
                  <w:i/>
                  <w:lang w:val="en-US" w:eastAsia="zh-CN"/>
                </w:rPr>
              </m:ctrlPr>
            </m:e>
            <m:sub>
              <m:r>
                <m:rPr/>
                <w:rPr>
                  <w:rFonts w:hint="default" w:ascii="Cambria Math" w:hAnsi="Cambria Math"/>
                  <w:lang w:val="en-US" w:eastAsia="zh-CN"/>
                </w:rPr>
                <m:t>t</m:t>
              </m:r>
              <m:ctrlPr>
                <m:rPr/>
                <w:rPr>
                  <w:rFonts w:hint="default" w:ascii="Cambria Math" w:hAnsi="Cambria Math"/>
                  <w:bCs w:val="0"/>
                  <w:i/>
                  <w:lang w:val="en-US" w:eastAsia="zh-CN"/>
                </w:rPr>
              </m:ctrlPr>
            </m:sub>
          </m:sSub>
          <m:r>
            <m:rPr/>
            <w:rPr>
              <w:rFonts w:hint="default" w:ascii="Cambria Math" w:hAnsi="Cambria Math"/>
              <w:lang w:val="en-US" w:eastAsia="zh-CN"/>
            </w:rPr>
            <m:t>,</m:t>
          </m:r>
          <m:sSub>
            <m:sSubPr>
              <m:ctrlPr>
                <m:rPr/>
                <w:rPr>
                  <w:rFonts w:hint="default" w:ascii="Cambria Math" w:hAnsi="Cambria Math"/>
                  <w:bCs w:val="0"/>
                  <w:i/>
                  <w:lang w:val="en-US" w:eastAsia="zh-CN"/>
                </w:rPr>
              </m:ctrlPr>
            </m:sSubPr>
            <m:e>
              <m:r>
                <m:rPr/>
                <w:rPr>
                  <w:rFonts w:hint="default" w:ascii="Cambria Math" w:hAnsi="Cambria Math"/>
                  <w:lang w:val="en-US" w:eastAsia="zh-CN"/>
                </w:rPr>
                <m:t>y</m:t>
              </m:r>
              <m:ctrlPr>
                <m:rPr/>
                <w:rPr>
                  <w:rFonts w:hint="default" w:ascii="Cambria Math" w:hAnsi="Cambria Math"/>
                  <w:bCs w:val="0"/>
                  <w:i/>
                  <w:lang w:val="en-US" w:eastAsia="zh-CN"/>
                </w:rPr>
              </m:ctrlPr>
            </m:e>
            <m:sub>
              <m:r>
                <m:rPr/>
                <w:rPr>
                  <w:rFonts w:hint="default" w:ascii="Cambria Math" w:hAnsi="Cambria Math"/>
                  <w:lang w:val="en-US" w:eastAsia="zh-CN"/>
                </w:rPr>
                <m:t>&lt;t</m:t>
              </m:r>
              <m:ctrlPr>
                <m:rPr/>
                <w:rPr>
                  <w:rFonts w:hint="default" w:ascii="Cambria Math" w:hAnsi="Cambria Math"/>
                  <w:bCs w:val="0"/>
                  <w:i/>
                  <w:lang w:val="en-US" w:eastAsia="zh-CN"/>
                </w:rPr>
              </m:ctrlPr>
            </m:sub>
          </m:sSub>
          <m:r>
            <m:rPr/>
            <w:rPr>
              <w:rFonts w:hint="default" w:ascii="Cambria Math" w:hAnsi="Cambria Math"/>
              <w:lang w:val="en-US" w:eastAsia="zh-CN"/>
            </w:rPr>
            <m:t>)</m:t>
          </m:r>
        </m:oMath>
      </m:oMathPara>
    </w:p>
    <w:p>
      <w:pPr>
        <w:numPr>
          <w:ilvl w:val="-1"/>
          <w:numId w:val="0"/>
        </w:numPr>
        <w:ind w:left="0" w:firstLine="420"/>
        <w:jc w:val="left"/>
        <m:rPr/>
        <w:rPr>
          <w:ins w:id="559" w:author="Charon" w:date="2024-01-26T18:59:10Z"/>
          <w:rFonts w:hint="eastAsia" w:hAnsi="Cambria Math"/>
          <w:bCs w:val="0"/>
          <w:i w:val="0"/>
          <w:lang w:val="en-US" w:eastAsia="zh-CN"/>
        </w:rPr>
      </w:pPr>
      <w:ins w:id="560" w:author="Charon" w:date="2024-01-26T18:57:56Z">
        <w:r>
          <m:rPr/>
          <w:rPr>
            <w:rFonts w:hint="eastAsia" w:hAnsi="Cambria Math"/>
            <w:bCs w:val="0"/>
            <w:i w:val="0"/>
            <w:lang w:val="en-US" w:eastAsia="zh-CN"/>
          </w:rPr>
          <w:t>f</w:t>
        </w:r>
      </w:ins>
      <w:ins w:id="561" w:author="Charon" w:date="2024-01-26T18:57:57Z">
        <w:r>
          <m:rPr/>
          <w:rPr>
            <w:rFonts w:hint="eastAsia" w:hAnsi="Cambria Math"/>
            <w:bCs w:val="0"/>
            <w:i w:val="0"/>
            <w:lang w:val="en-US" w:eastAsia="zh-CN"/>
          </w:rPr>
          <w:t>是一个</w:t>
        </w:r>
      </w:ins>
      <w:ins w:id="562" w:author="Charon" w:date="2024-01-26T18:58:01Z">
        <w:r>
          <m:rPr/>
          <w:rPr>
            <w:rFonts w:hint="eastAsia" w:hAnsi="Cambria Math"/>
            <w:bCs w:val="0"/>
            <w:i w:val="0"/>
            <w:lang w:val="en-US" w:eastAsia="zh-CN"/>
          </w:rPr>
          <w:t>更新</w:t>
        </w:r>
      </w:ins>
      <w:ins w:id="563" w:author="Charon" w:date="2024-01-26T18:58:02Z">
        <w:r>
          <m:rPr/>
          <w:rPr>
            <w:rFonts w:hint="eastAsia" w:hAnsi="Cambria Math"/>
            <w:bCs w:val="0"/>
            <w:i w:val="0"/>
            <w:lang w:val="en-US" w:eastAsia="zh-CN"/>
          </w:rPr>
          <w:t>函数</w:t>
        </w:r>
      </w:ins>
      <w:ins w:id="564" w:author="Charon" w:date="2024-01-26T18:58:03Z">
        <w:r>
          <m:rPr/>
          <w:rPr>
            <w:rFonts w:hint="eastAsia" w:hAnsi="Cambria Math"/>
            <w:bCs w:val="0"/>
            <w:i w:val="0"/>
            <w:lang w:val="en-US" w:eastAsia="zh-CN"/>
          </w:rPr>
          <w:t>，</w:t>
        </w:r>
      </w:ins>
      <w:ins w:id="565" w:author="Charon" w:date="2024-01-26T18:58:04Z">
        <w:r>
          <m:rPr/>
          <w:rPr>
            <w:rFonts w:hint="eastAsia" w:hAnsi="Cambria Math"/>
            <w:bCs w:val="0"/>
            <w:i w:val="0"/>
            <w:lang w:val="en-US" w:eastAsia="zh-CN"/>
          </w:rPr>
          <w:t>一旦</w:t>
        </w:r>
      </w:ins>
      <w:ins w:id="566" w:author="Charon" w:date="2024-01-26T18:58:07Z">
        <w:r>
          <m:rPr/>
          <w:rPr>
            <w:rFonts w:hint="eastAsia" w:hAnsi="Cambria Math"/>
            <w:bCs w:val="0"/>
            <w:i w:val="0"/>
            <w:lang w:val="en-US" w:eastAsia="zh-CN"/>
          </w:rPr>
          <w:t>结束的</w:t>
        </w:r>
      </w:ins>
      <w:ins w:id="567" w:author="Charon" w:date="2024-01-26T18:58:08Z">
        <w:r>
          <m:rPr/>
          <w:rPr>
            <w:rFonts w:hint="eastAsia" w:hAnsi="Cambria Math"/>
            <w:bCs w:val="0"/>
            <w:i w:val="0"/>
            <w:lang w:val="en-US" w:eastAsia="zh-CN"/>
          </w:rPr>
          <w:t>条件</w:t>
        </w:r>
      </w:ins>
      <w:ins w:id="568" w:author="Charon" w:date="2024-01-26T18:58:09Z">
        <w:r>
          <m:rPr/>
          <w:rPr>
            <w:rFonts w:hint="eastAsia" w:hAnsi="Cambria Math"/>
            <w:bCs w:val="0"/>
            <w:i w:val="0"/>
            <w:lang w:val="en-US" w:eastAsia="zh-CN"/>
          </w:rPr>
          <w:t>满足，</w:t>
        </w:r>
      </w:ins>
      <w:ins w:id="569" w:author="Charon" w:date="2024-01-26T18:58:11Z">
        <w:r>
          <m:rPr/>
          <w:rPr>
            <w:rFonts w:hint="eastAsia" w:hAnsi="Cambria Math"/>
            <w:bCs w:val="0"/>
            <w:i w:val="0"/>
            <w:lang w:val="en-US" w:eastAsia="zh-CN"/>
          </w:rPr>
          <w:t>最终</w:t>
        </w:r>
      </w:ins>
      <w:ins w:id="570" w:author="Charon" w:date="2024-01-26T18:58:12Z">
        <w:r>
          <m:rPr/>
          <w:rPr>
            <w:rFonts w:hint="eastAsia" w:hAnsi="Cambria Math"/>
            <w:bCs w:val="0"/>
            <w:i w:val="0"/>
            <w:lang w:val="en-US" w:eastAsia="zh-CN"/>
          </w:rPr>
          <w:t>的</w:t>
        </w:r>
      </w:ins>
      <w:ins w:id="571" w:author="Charon" w:date="2024-01-26T18:58:14Z">
        <w:r>
          <m:rPr/>
          <w:rPr>
            <w:rFonts w:hint="eastAsia" w:hAnsi="Cambria Math"/>
            <w:bCs w:val="0"/>
            <w:i w:val="0"/>
            <w:lang w:val="en-US" w:eastAsia="zh-CN"/>
          </w:rPr>
          <w:t>y将</w:t>
        </w:r>
      </w:ins>
      <w:ins w:id="572" w:author="Charon" w:date="2024-01-26T18:58:15Z">
        <w:r>
          <m:rPr/>
          <w:rPr>
            <w:rFonts w:hint="eastAsia" w:hAnsi="Cambria Math"/>
            <w:bCs w:val="0"/>
            <w:i w:val="0"/>
            <w:lang w:val="en-US" w:eastAsia="zh-CN"/>
          </w:rPr>
          <w:t>作为</w:t>
        </w:r>
      </w:ins>
      <w:ins w:id="573" w:author="Charon" w:date="2024-01-26T18:58:16Z">
        <w:r>
          <m:rPr/>
          <w:rPr>
            <w:rFonts w:hint="eastAsia" w:hAnsi="Cambria Math"/>
            <w:bCs w:val="0"/>
            <w:i w:val="0"/>
            <w:lang w:val="en-US" w:eastAsia="zh-CN"/>
          </w:rPr>
          <w:t>结果</w:t>
        </w:r>
      </w:ins>
      <w:ins w:id="574" w:author="Charon" w:date="2024-01-26T18:58:17Z">
        <w:r>
          <m:rPr/>
          <w:rPr>
            <w:rFonts w:hint="eastAsia" w:hAnsi="Cambria Math"/>
            <w:bCs w:val="0"/>
            <w:i w:val="0"/>
            <w:lang w:val="en-US" w:eastAsia="zh-CN"/>
          </w:rPr>
          <w:t>被输出。</w:t>
        </w:r>
      </w:ins>
      <w:ins w:id="575" w:author="Charon" w:date="2024-01-26T18:58:21Z">
        <w:r>
          <m:rPr/>
          <w:rPr>
            <w:rFonts w:hint="eastAsia" w:hAnsi="Cambria Math"/>
            <w:bCs w:val="0"/>
            <w:i w:val="0"/>
            <w:lang w:val="en-US" w:eastAsia="zh-CN"/>
          </w:rPr>
          <w:t>协作</w:t>
        </w:r>
      </w:ins>
      <w:ins w:id="576" w:author="Charon" w:date="2024-01-26T18:58:24Z">
        <w:r>
          <m:rPr/>
          <w:rPr>
            <w:rFonts w:hint="eastAsia" w:hAnsi="Cambria Math"/>
            <w:bCs w:val="0"/>
            <w:i w:val="0"/>
            <w:lang w:val="en-US" w:eastAsia="zh-CN"/>
          </w:rPr>
          <w:t>逻辑的</w:t>
        </w:r>
      </w:ins>
      <w:ins w:id="577" w:author="Charon" w:date="2024-01-26T18:58:26Z">
        <w:r>
          <m:rPr/>
          <w:rPr>
            <w:rFonts w:hint="eastAsia" w:hAnsi="Cambria Math"/>
            <w:bCs w:val="0"/>
            <w:i w:val="0"/>
            <w:lang w:val="en-US" w:eastAsia="zh-CN"/>
          </w:rPr>
          <w:t>伪代码</w:t>
        </w:r>
      </w:ins>
      <w:ins w:id="578" w:author="Charon" w:date="2024-01-26T18:58:28Z">
        <w:r>
          <m:rPr/>
          <w:rPr>
            <w:rFonts w:hint="eastAsia" w:hAnsi="Cambria Math"/>
            <w:bCs w:val="0"/>
            <w:i w:val="0"/>
            <w:lang w:val="en-US" w:eastAsia="zh-CN"/>
          </w:rPr>
          <w:t>表示</w:t>
        </w:r>
      </w:ins>
      <w:ins w:id="579" w:author="Charon" w:date="2024-01-26T18:58:29Z">
        <w:r>
          <m:rPr/>
          <w:rPr>
            <w:rFonts w:hint="eastAsia" w:hAnsi="Cambria Math"/>
            <w:bCs w:val="0"/>
            <w:i w:val="0"/>
            <w:lang w:val="en-US" w:eastAsia="zh-CN"/>
          </w:rPr>
          <w:t>如</w:t>
        </w:r>
      </w:ins>
      <w:ins w:id="580" w:author="Charon" w:date="2024-01-26T18:58:32Z">
        <w:r>
          <m:rPr/>
          <w:rPr>
            <w:rFonts w:hint="eastAsia" w:hAnsi="Cambria Math"/>
            <w:bCs w:val="0"/>
            <w:i w:val="0"/>
            <w:lang w:val="en-US" w:eastAsia="zh-CN"/>
          </w:rPr>
          <w:t>算法</w:t>
        </w:r>
      </w:ins>
      <w:ins w:id="581" w:author="Charon" w:date="2024-01-26T18:58:33Z">
        <w:r>
          <m:rPr/>
          <w:rPr>
            <w:rFonts w:hint="eastAsia" w:hAnsi="Cambria Math"/>
            <w:bCs w:val="0"/>
            <w:i w:val="0"/>
            <w:lang w:val="en-US" w:eastAsia="zh-CN"/>
          </w:rPr>
          <w:t>1</w:t>
        </w:r>
      </w:ins>
      <w:ins w:id="582" w:author="Charon" w:date="2024-01-26T18:58:34Z">
        <w:r>
          <m:rPr/>
          <w:rPr>
            <w:rFonts w:hint="eastAsia" w:hAnsi="Cambria Math"/>
            <w:bCs w:val="0"/>
            <w:i w:val="0"/>
            <w:lang w:val="en-US" w:eastAsia="zh-CN"/>
          </w:rPr>
          <w:t>所示。</w:t>
        </w:r>
      </w:ins>
    </w:p>
    <w:p>
      <w:pPr>
        <w:numPr>
          <w:ilvl w:val="-1"/>
          <w:numId w:val="0"/>
        </w:numPr>
        <w:ind w:left="0" w:firstLine="420"/>
        <w:jc w:val="center"/>
      </w:pPr>
      <w:r>
        <w:drawing>
          <wp:inline distT="0" distB="0" distL="114300" distR="114300">
            <wp:extent cx="2809875" cy="3048635"/>
            <wp:effectExtent l="0" t="0" r="952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809875" cy="3048635"/>
                    </a:xfrm>
                    <a:prstGeom prst="rect">
                      <a:avLst/>
                    </a:prstGeom>
                    <a:noFill/>
                    <a:ln>
                      <a:noFill/>
                    </a:ln>
                  </pic:spPr>
                </pic:pic>
              </a:graphicData>
            </a:graphic>
          </wp:inline>
        </w:drawing>
      </w:r>
    </w:p>
    <w:p>
      <w:pPr>
        <w:numPr>
          <w:ilvl w:val="-1"/>
          <w:numId w:val="0"/>
        </w:numPr>
        <w:ind w:left="0" w:firstLine="420"/>
        <w:jc w:val="center"/>
        <m:rPr/>
        <w:rPr>
          <w:ins w:id="583" w:author="Charon" w:date="2024-01-26T19:00:56Z"/>
          <w:rFonts w:hint="eastAsia" w:ascii="楷体" w:hAnsi="楷体" w:eastAsia="楷体" w:cs="楷体"/>
          <w:sz w:val="21"/>
          <w:szCs w:val="21"/>
          <w:lang w:val="en-US" w:eastAsia="zh-CN"/>
        </w:rPr>
      </w:pPr>
      <w:r>
        <m:rPr/>
        <w:rPr>
          <w:rFonts w:hint="eastAsia" w:ascii="楷体" w:hAnsi="楷体" w:eastAsia="楷体" w:cs="楷体"/>
          <w:sz w:val="21"/>
          <w:szCs w:val="21"/>
          <w:lang w:val="en-US" w:eastAsia="zh-CN"/>
        </w:rPr>
        <w:t>算法1：协作逻辑的伪代码。</w:t>
      </w:r>
    </w:p>
    <w:p>
      <w:pPr>
        <w:numPr>
          <w:ilvl w:val="-1"/>
          <w:numId w:val="0"/>
        </w:numPr>
        <w:ind w:left="0" w:firstLine="420"/>
        <w:jc w:val="both"/>
        <m:rPr/>
        <w:rPr>
          <w:ins w:id="584" w:author="Charon" w:date="2024-01-26T19:00:59Z"/>
          <w:rFonts w:hint="eastAsia"/>
          <w:lang w:val="en-US" w:eastAsia="zh-CN"/>
        </w:rPr>
      </w:pPr>
    </w:p>
    <w:p>
      <w:pPr>
        <w:numPr>
          <w:ilvl w:val="0"/>
          <w:numId w:val="2"/>
        </w:numPr>
        <w:ind w:left="0" w:firstLine="0"/>
        <w:jc w:val="both"/>
        <m:rPr/>
        <w:rPr>
          <w:rFonts w:hint="default"/>
          <w:b/>
          <w:bCs/>
          <w:lang w:val="en-US" w:eastAsia="zh-CN"/>
        </w:rPr>
      </w:pPr>
      <w:r>
        <m:rPr/>
        <w:rPr>
          <w:rFonts w:hint="eastAsia"/>
          <w:b/>
          <w:bCs/>
          <w:lang w:val="en-US" w:eastAsia="zh-CN"/>
        </w:rPr>
        <w:t>实例</w:t>
      </w:r>
    </w:p>
    <w:p>
      <w:pPr>
        <w:numPr>
          <w:ilvl w:val="-1"/>
          <w:numId w:val="0"/>
        </w:numPr>
        <w:ind w:left="0" w:firstLine="420"/>
        <w:jc w:val="both"/>
        <m:rPr/>
        <w:rPr>
          <w:ins w:id="585" w:author="Charon" w:date="2024-01-26T20:38:37Z"/>
          <w:rFonts w:hint="eastAsia"/>
          <w:b w:val="0"/>
          <w:bCs w:val="0"/>
          <w:lang w:val="en-US" w:eastAsia="zh-CN"/>
        </w:rPr>
      </w:pPr>
      <w:ins w:id="586" w:author="Charon" w:date="2024-01-26T20:35:55Z">
        <w:r>
          <m:rPr/>
          <w:rPr>
            <w:rFonts w:hint="eastAsia"/>
            <w:b w:val="0"/>
            <w:bCs w:val="0"/>
            <w:lang w:val="en-US" w:eastAsia="zh-CN"/>
          </w:rPr>
          <w:t>在</w:t>
        </w:r>
      </w:ins>
      <w:ins w:id="587" w:author="Charon" w:date="2024-01-26T20:35:56Z">
        <w:r>
          <m:rPr/>
          <w:rPr>
            <w:rFonts w:hint="eastAsia"/>
            <w:b w:val="0"/>
            <w:bCs w:val="0"/>
            <w:lang w:val="en-US" w:eastAsia="zh-CN"/>
          </w:rPr>
          <w:t>具体的</w:t>
        </w:r>
      </w:ins>
      <w:ins w:id="588" w:author="Charon" w:date="2024-01-26T20:35:58Z">
        <w:r>
          <m:rPr/>
          <w:rPr>
            <w:rFonts w:hint="eastAsia"/>
            <w:b w:val="0"/>
            <w:bCs w:val="0"/>
            <w:lang w:val="en-US" w:eastAsia="zh-CN"/>
          </w:rPr>
          <w:t>角色设计</w:t>
        </w:r>
      </w:ins>
      <w:ins w:id="589" w:author="Charon" w:date="2024-01-26T20:35:59Z">
        <w:r>
          <m:rPr/>
          <w:rPr>
            <w:rFonts w:hint="eastAsia"/>
            <w:b w:val="0"/>
            <w:bCs w:val="0"/>
            <w:lang w:val="en-US" w:eastAsia="zh-CN"/>
          </w:rPr>
          <w:t>和</w:t>
        </w:r>
      </w:ins>
      <w:ins w:id="590" w:author="Charon" w:date="2024-01-26T20:36:03Z">
        <w:r>
          <m:rPr/>
          <w:rPr>
            <w:rFonts w:hint="eastAsia"/>
            <w:b w:val="0"/>
            <w:bCs w:val="0"/>
            <w:lang w:val="en-US" w:eastAsia="zh-CN"/>
          </w:rPr>
          <w:t>协作</w:t>
        </w:r>
      </w:ins>
      <w:ins w:id="591" w:author="Charon" w:date="2024-01-26T20:36:04Z">
        <w:r>
          <m:rPr/>
          <w:rPr>
            <w:rFonts w:hint="eastAsia"/>
            <w:b w:val="0"/>
            <w:bCs w:val="0"/>
            <w:lang w:val="en-US" w:eastAsia="zh-CN"/>
          </w:rPr>
          <w:t>流程上，</w:t>
        </w:r>
      </w:ins>
      <w:ins w:id="592" w:author="Charon" w:date="2024-01-26T20:36:05Z">
        <w:r>
          <m:rPr/>
          <w:rPr>
            <w:rFonts w:hint="eastAsia"/>
            <w:b w:val="0"/>
            <w:bCs w:val="0"/>
            <w:lang w:val="en-US" w:eastAsia="zh-CN"/>
          </w:rPr>
          <w:t>作者</w:t>
        </w:r>
      </w:ins>
      <w:ins w:id="593" w:author="Charon" w:date="2024-01-26T20:36:20Z">
        <w:r>
          <m:rPr/>
          <w:rPr>
            <w:rFonts w:hint="eastAsia"/>
            <w:b w:val="0"/>
            <w:bCs w:val="0"/>
            <w:lang w:val="en-US" w:eastAsia="zh-CN"/>
          </w:rPr>
          <w:t>设计</w:t>
        </w:r>
      </w:ins>
      <w:ins w:id="594" w:author="Charon" w:date="2024-01-26T20:36:07Z">
        <w:r>
          <m:rPr/>
          <w:rPr>
            <w:rFonts w:hint="eastAsia"/>
            <w:b w:val="0"/>
            <w:bCs w:val="0"/>
            <w:lang w:val="en-US" w:eastAsia="zh-CN"/>
          </w:rPr>
          <w:t>了</w:t>
        </w:r>
      </w:ins>
      <w:ins w:id="595" w:author="Charon" w:date="2024-01-26T20:36:14Z">
        <w:r>
          <m:rPr/>
          <w:rPr>
            <w:rFonts w:hint="eastAsia"/>
            <w:b w:val="0"/>
            <w:bCs w:val="0"/>
            <w:lang w:val="en-US" w:eastAsia="zh-CN"/>
          </w:rPr>
          <w:t>简单</w:t>
        </w:r>
      </w:ins>
      <w:ins w:id="596" w:author="Charon" w:date="2024-01-26T20:36:15Z">
        <w:r>
          <m:rPr/>
          <w:rPr>
            <w:rFonts w:hint="eastAsia"/>
            <w:b w:val="0"/>
            <w:bCs w:val="0"/>
            <w:lang w:val="en-US" w:eastAsia="zh-CN"/>
          </w:rPr>
          <w:t>的</w:t>
        </w:r>
      </w:ins>
      <w:ins w:id="597" w:author="Charon" w:date="2024-01-26T20:36:17Z">
        <w:r>
          <m:rPr/>
          <w:rPr>
            <w:rFonts w:hint="eastAsia"/>
            <w:b w:val="0"/>
            <w:bCs w:val="0"/>
            <w:lang w:val="en-US" w:eastAsia="zh-CN"/>
          </w:rPr>
          <w:t>瀑布模型</w:t>
        </w:r>
      </w:ins>
      <w:ins w:id="598" w:author="Charon" w:date="2024-01-26T20:36:23Z">
        <w:r>
          <m:rPr/>
          <w:rPr>
            <w:rFonts w:hint="eastAsia"/>
            <w:b w:val="0"/>
            <w:bCs w:val="0"/>
            <w:lang w:val="en-US" w:eastAsia="zh-CN"/>
          </w:rPr>
          <w:t>，</w:t>
        </w:r>
      </w:ins>
      <w:ins w:id="599" w:author="Charon" w:date="2024-01-26T20:36:24Z">
        <w:r>
          <m:rPr/>
          <w:rPr>
            <w:rFonts w:hint="eastAsia"/>
            <w:b w:val="0"/>
            <w:bCs w:val="0"/>
            <w:lang w:val="en-US" w:eastAsia="zh-CN"/>
          </w:rPr>
          <w:t>将</w:t>
        </w:r>
      </w:ins>
      <w:ins w:id="600" w:author="Charon" w:date="2024-01-26T20:36:29Z">
        <w:r>
          <m:rPr/>
          <w:rPr>
            <w:rFonts w:hint="eastAsia"/>
            <w:b w:val="0"/>
            <w:bCs w:val="0"/>
            <w:lang w:val="en-US" w:eastAsia="zh-CN"/>
          </w:rPr>
          <w:t>任务</w:t>
        </w:r>
      </w:ins>
      <w:ins w:id="601" w:author="Charon" w:date="2024-01-26T20:36:30Z">
        <w:r>
          <m:rPr/>
          <w:rPr>
            <w:rFonts w:hint="eastAsia"/>
            <w:b w:val="0"/>
            <w:bCs w:val="0"/>
            <w:lang w:val="en-US" w:eastAsia="zh-CN"/>
          </w:rPr>
          <w:t>划分为</w:t>
        </w:r>
      </w:ins>
      <w:ins w:id="602" w:author="Charon" w:date="2024-01-26T20:36:32Z">
        <w:r>
          <m:rPr/>
          <w:rPr>
            <w:rFonts w:hint="eastAsia"/>
            <w:b w:val="0"/>
            <w:bCs w:val="0"/>
            <w:lang w:val="en-US" w:eastAsia="zh-CN"/>
          </w:rPr>
          <w:t>三个阶段，</w:t>
        </w:r>
      </w:ins>
      <w:ins w:id="603" w:author="Charon" w:date="2024-01-26T20:36:33Z">
        <w:r>
          <m:rPr/>
          <w:rPr>
            <w:rFonts w:hint="eastAsia"/>
            <w:b w:val="0"/>
            <w:bCs w:val="0"/>
            <w:lang w:val="en-US" w:eastAsia="zh-CN"/>
          </w:rPr>
          <w:t>即</w:t>
        </w:r>
      </w:ins>
      <w:ins w:id="604" w:author="Charon" w:date="2024-01-26T20:36:34Z">
        <w:r>
          <m:rPr/>
          <w:rPr>
            <w:rFonts w:hint="eastAsia"/>
            <w:b w:val="0"/>
            <w:bCs w:val="0"/>
            <w:lang w:val="en-US" w:eastAsia="zh-CN"/>
          </w:rPr>
          <w:t>分析、</w:t>
        </w:r>
      </w:ins>
      <w:ins w:id="605" w:author="Charon" w:date="2024-01-26T20:36:35Z">
        <w:r>
          <m:rPr/>
          <w:rPr>
            <w:rFonts w:hint="eastAsia"/>
            <w:b w:val="0"/>
            <w:bCs w:val="0"/>
            <w:lang w:val="en-US" w:eastAsia="zh-CN"/>
          </w:rPr>
          <w:t>编码和</w:t>
        </w:r>
      </w:ins>
      <w:ins w:id="606" w:author="Charon" w:date="2024-01-26T20:36:36Z">
        <w:r>
          <m:rPr/>
          <w:rPr>
            <w:rFonts w:hint="eastAsia"/>
            <w:b w:val="0"/>
            <w:bCs w:val="0"/>
            <w:lang w:val="en-US" w:eastAsia="zh-CN"/>
          </w:rPr>
          <w:t>测试</w:t>
        </w:r>
      </w:ins>
      <w:ins w:id="607" w:author="Charon" w:date="2024-01-26T20:36:37Z">
        <w:r>
          <m:rPr/>
          <w:rPr>
            <w:rFonts w:hint="eastAsia"/>
            <w:b w:val="0"/>
            <w:bCs w:val="0"/>
            <w:lang w:val="en-US" w:eastAsia="zh-CN"/>
          </w:rPr>
          <w:t>。</w:t>
        </w:r>
      </w:ins>
      <w:ins w:id="608" w:author="Charon" w:date="2024-01-26T20:36:43Z">
        <w:r>
          <m:rPr/>
          <w:rPr>
            <w:rFonts w:hint="eastAsia"/>
            <w:b w:val="0"/>
            <w:bCs w:val="0"/>
            <w:lang w:val="en-US" w:eastAsia="zh-CN"/>
          </w:rPr>
          <w:t>工作流</w:t>
        </w:r>
      </w:ins>
      <w:ins w:id="609" w:author="Charon" w:date="2024-01-26T20:36:49Z">
        <w:r>
          <m:rPr/>
          <w:rPr>
            <w:rFonts w:hint="eastAsia"/>
            <w:b w:val="0"/>
            <w:bCs w:val="0"/>
            <w:lang w:val="en-US" w:eastAsia="zh-CN"/>
          </w:rPr>
          <w:t>遵循</w:t>
        </w:r>
      </w:ins>
      <w:ins w:id="610" w:author="Charon" w:date="2024-01-26T20:36:55Z">
        <w:r>
          <m:rPr/>
          <w:rPr>
            <w:rFonts w:hint="eastAsia"/>
            <w:b w:val="0"/>
            <w:bCs w:val="0"/>
            <w:lang w:val="en-US" w:eastAsia="zh-CN"/>
          </w:rPr>
          <w:t>从</w:t>
        </w:r>
      </w:ins>
      <w:ins w:id="611" w:author="Charon" w:date="2024-01-26T20:36:56Z">
        <w:r>
          <m:rPr/>
          <w:rPr>
            <w:rFonts w:hint="eastAsia"/>
            <w:b w:val="0"/>
            <w:bCs w:val="0"/>
            <w:lang w:val="en-US" w:eastAsia="zh-CN"/>
          </w:rPr>
          <w:t>上</w:t>
        </w:r>
      </w:ins>
      <w:ins w:id="612" w:author="Charon" w:date="2024-01-26T20:36:58Z">
        <w:r>
          <m:rPr/>
          <w:rPr>
            <w:rFonts w:hint="eastAsia"/>
            <w:b w:val="0"/>
            <w:bCs w:val="0"/>
            <w:lang w:val="en-US" w:eastAsia="zh-CN"/>
          </w:rPr>
          <w:t>一个</w:t>
        </w:r>
      </w:ins>
      <w:ins w:id="613" w:author="Charon" w:date="2024-01-26T20:36:59Z">
        <w:r>
          <m:rPr/>
          <w:rPr>
            <w:rFonts w:hint="eastAsia"/>
            <w:b w:val="0"/>
            <w:bCs w:val="0"/>
            <w:lang w:val="en-US" w:eastAsia="zh-CN"/>
          </w:rPr>
          <w:t>阶段</w:t>
        </w:r>
      </w:ins>
      <w:ins w:id="614" w:author="Charon" w:date="2024-01-26T20:37:03Z">
        <w:r>
          <m:rPr/>
          <w:rPr>
            <w:rFonts w:hint="eastAsia"/>
            <w:b w:val="0"/>
            <w:bCs w:val="0"/>
            <w:lang w:val="en-US" w:eastAsia="zh-CN"/>
          </w:rPr>
          <w:t>流向</w:t>
        </w:r>
      </w:ins>
      <w:ins w:id="615" w:author="Charon" w:date="2024-01-26T20:37:04Z">
        <w:r>
          <m:rPr/>
          <w:rPr>
            <w:rFonts w:hint="eastAsia"/>
            <w:b w:val="0"/>
            <w:bCs w:val="0"/>
            <w:lang w:val="en-US" w:eastAsia="zh-CN"/>
          </w:rPr>
          <w:t>下一个</w:t>
        </w:r>
      </w:ins>
      <w:ins w:id="616" w:author="Charon" w:date="2024-01-26T20:37:05Z">
        <w:r>
          <m:rPr/>
          <w:rPr>
            <w:rFonts w:hint="eastAsia"/>
            <w:b w:val="0"/>
            <w:bCs w:val="0"/>
            <w:lang w:val="en-US" w:eastAsia="zh-CN"/>
          </w:rPr>
          <w:t>阶段，</w:t>
        </w:r>
      </w:ins>
      <w:ins w:id="617" w:author="Charon" w:date="2024-01-26T20:37:06Z">
        <w:r>
          <m:rPr/>
          <w:rPr>
            <w:rFonts w:hint="eastAsia"/>
            <w:b w:val="0"/>
            <w:bCs w:val="0"/>
            <w:lang w:val="en-US" w:eastAsia="zh-CN"/>
          </w:rPr>
          <w:t>如果</w:t>
        </w:r>
      </w:ins>
      <w:ins w:id="618" w:author="Charon" w:date="2024-01-26T20:37:07Z">
        <w:r>
          <m:rPr/>
          <w:rPr>
            <w:rFonts w:hint="eastAsia"/>
            <w:b w:val="0"/>
            <w:bCs w:val="0"/>
            <w:lang w:val="en-US" w:eastAsia="zh-CN"/>
          </w:rPr>
          <w:t>发现</w:t>
        </w:r>
      </w:ins>
      <w:ins w:id="619" w:author="Charon" w:date="2024-01-26T20:37:08Z">
        <w:r>
          <m:rPr/>
          <w:rPr>
            <w:rFonts w:hint="eastAsia"/>
            <w:b w:val="0"/>
            <w:bCs w:val="0"/>
            <w:lang w:val="en-US" w:eastAsia="zh-CN"/>
          </w:rPr>
          <w:t>问题</w:t>
        </w:r>
      </w:ins>
      <w:ins w:id="620" w:author="Charon" w:date="2024-01-26T20:37:09Z">
        <w:r>
          <m:rPr/>
          <w:rPr>
            <w:rFonts w:hint="eastAsia"/>
            <w:b w:val="0"/>
            <w:bCs w:val="0"/>
            <w:lang w:val="en-US" w:eastAsia="zh-CN"/>
          </w:rPr>
          <w:t>，</w:t>
        </w:r>
      </w:ins>
      <w:ins w:id="621" w:author="Charon" w:date="2024-01-26T20:37:10Z">
        <w:r>
          <m:rPr/>
          <w:rPr>
            <w:rFonts w:hint="eastAsia"/>
            <w:b w:val="0"/>
            <w:bCs w:val="0"/>
            <w:lang w:val="en-US" w:eastAsia="zh-CN"/>
          </w:rPr>
          <w:t>则回到</w:t>
        </w:r>
      </w:ins>
      <w:ins w:id="622" w:author="Charon" w:date="2024-01-26T20:37:11Z">
        <w:r>
          <m:rPr/>
          <w:rPr>
            <w:rFonts w:hint="eastAsia"/>
            <w:b w:val="0"/>
            <w:bCs w:val="0"/>
            <w:lang w:val="en-US" w:eastAsia="zh-CN"/>
          </w:rPr>
          <w:t>上一个</w:t>
        </w:r>
      </w:ins>
      <w:ins w:id="623" w:author="Charon" w:date="2024-01-26T20:37:13Z">
        <w:r>
          <m:rPr/>
          <w:rPr>
            <w:rFonts w:hint="eastAsia"/>
            <w:b w:val="0"/>
            <w:bCs w:val="0"/>
            <w:lang w:val="en-US" w:eastAsia="zh-CN"/>
          </w:rPr>
          <w:t>阶段进行</w:t>
        </w:r>
      </w:ins>
      <w:ins w:id="624" w:author="Charon" w:date="2024-01-26T20:37:14Z">
        <w:r>
          <m:rPr/>
          <w:rPr>
            <w:rFonts w:hint="eastAsia"/>
            <w:b w:val="0"/>
            <w:bCs w:val="0"/>
            <w:lang w:val="en-US" w:eastAsia="zh-CN"/>
          </w:rPr>
          <w:t>细化。</w:t>
        </w:r>
      </w:ins>
      <w:ins w:id="625" w:author="Charon" w:date="2024-01-26T20:37:32Z">
        <w:r>
          <m:rPr/>
          <w:rPr>
            <w:rFonts w:hint="eastAsia"/>
            <w:b w:val="0"/>
            <w:bCs w:val="0"/>
            <w:lang w:val="en-US" w:eastAsia="zh-CN"/>
          </w:rPr>
          <w:t>基于</w:t>
        </w:r>
      </w:ins>
      <w:ins w:id="626" w:author="Charon" w:date="2024-01-26T20:37:33Z">
        <w:r>
          <m:rPr/>
          <w:rPr>
            <w:rFonts w:hint="eastAsia"/>
            <w:b w:val="0"/>
            <w:bCs w:val="0"/>
            <w:lang w:val="en-US" w:eastAsia="zh-CN"/>
          </w:rPr>
          <w:t>这样的</w:t>
        </w:r>
      </w:ins>
      <w:ins w:id="627" w:author="Charon" w:date="2024-01-26T20:37:34Z">
        <w:r>
          <m:rPr/>
          <w:rPr>
            <w:rFonts w:hint="eastAsia"/>
            <w:b w:val="0"/>
            <w:bCs w:val="0"/>
            <w:lang w:val="en-US" w:eastAsia="zh-CN"/>
          </w:rPr>
          <w:t>理念，</w:t>
        </w:r>
      </w:ins>
      <w:ins w:id="628" w:author="Charon" w:date="2024-01-26T20:37:35Z">
        <w:r>
          <m:rPr/>
          <w:rPr>
            <w:rFonts w:hint="eastAsia"/>
            <w:b w:val="0"/>
            <w:bCs w:val="0"/>
            <w:lang w:val="en-US" w:eastAsia="zh-CN"/>
          </w:rPr>
          <w:t>作者</w:t>
        </w:r>
      </w:ins>
      <w:ins w:id="629" w:author="Charon" w:date="2024-01-26T20:37:37Z">
        <w:r>
          <m:rPr/>
          <w:rPr>
            <w:rFonts w:hint="eastAsia"/>
            <w:b w:val="0"/>
            <w:bCs w:val="0"/>
            <w:lang w:val="en-US" w:eastAsia="zh-CN"/>
          </w:rPr>
          <w:t>构建了</w:t>
        </w:r>
      </w:ins>
      <w:ins w:id="630" w:author="Charon" w:date="2024-01-26T20:37:39Z">
        <w:r>
          <m:rPr/>
          <w:rPr>
            <w:rFonts w:hint="eastAsia"/>
            <w:b w:val="0"/>
            <w:bCs w:val="0"/>
            <w:lang w:val="en-US" w:eastAsia="zh-CN"/>
          </w:rPr>
          <w:t>一个</w:t>
        </w:r>
      </w:ins>
      <w:ins w:id="631" w:author="Charon" w:date="2024-01-26T20:37:40Z">
        <w:r>
          <m:rPr/>
          <w:rPr>
            <w:rFonts w:hint="eastAsia"/>
            <w:b w:val="0"/>
            <w:bCs w:val="0"/>
            <w:lang w:val="en-US" w:eastAsia="zh-CN"/>
          </w:rPr>
          <w:t>基本的</w:t>
        </w:r>
      </w:ins>
      <w:ins w:id="632" w:author="Charon" w:date="2024-01-26T20:37:41Z">
        <w:r>
          <m:rPr/>
          <w:rPr>
            <w:rFonts w:hint="eastAsia"/>
            <w:b w:val="0"/>
            <w:bCs w:val="0"/>
            <w:lang w:val="en-US" w:eastAsia="zh-CN"/>
          </w:rPr>
          <w:t>团队，</w:t>
        </w:r>
      </w:ins>
      <w:ins w:id="633" w:author="Charon" w:date="2024-01-26T20:37:43Z">
        <w:r>
          <m:rPr/>
          <w:rPr>
            <w:rFonts w:hint="eastAsia"/>
            <w:b w:val="0"/>
            <w:bCs w:val="0"/>
            <w:lang w:val="en-US" w:eastAsia="zh-CN"/>
          </w:rPr>
          <w:t>由</w:t>
        </w:r>
      </w:ins>
      <w:ins w:id="634" w:author="Charon" w:date="2024-01-26T20:37:45Z">
        <w:r>
          <m:rPr/>
          <w:rPr>
            <w:rFonts w:hint="eastAsia"/>
            <w:b w:val="0"/>
            <w:bCs w:val="0"/>
            <w:lang w:val="en-US" w:eastAsia="zh-CN"/>
          </w:rPr>
          <w:t>分析人员、</w:t>
        </w:r>
      </w:ins>
      <w:ins w:id="635" w:author="Charon" w:date="2024-01-26T20:37:48Z">
        <w:r>
          <m:rPr/>
          <w:rPr>
            <w:rFonts w:hint="eastAsia"/>
            <w:b w:val="0"/>
            <w:bCs w:val="0"/>
            <w:lang w:val="en-US" w:eastAsia="zh-CN"/>
          </w:rPr>
          <w:t>编码人员和</w:t>
        </w:r>
      </w:ins>
      <w:ins w:id="636" w:author="Charon" w:date="2024-01-26T20:37:51Z">
        <w:r>
          <m:rPr/>
          <w:rPr>
            <w:rFonts w:hint="eastAsia"/>
            <w:b w:val="0"/>
            <w:bCs w:val="0"/>
            <w:lang w:val="en-US" w:eastAsia="zh-CN"/>
          </w:rPr>
          <w:t>测试人员组成，</w:t>
        </w:r>
      </w:ins>
      <w:ins w:id="637" w:author="Charon" w:date="2024-01-26T20:37:52Z">
        <w:r>
          <m:rPr/>
          <w:rPr>
            <w:rFonts w:hint="eastAsia"/>
            <w:b w:val="0"/>
            <w:bCs w:val="0"/>
            <w:lang w:val="en-US" w:eastAsia="zh-CN"/>
          </w:rPr>
          <w:t>分别</w:t>
        </w:r>
      </w:ins>
      <w:ins w:id="638" w:author="Charon" w:date="2024-01-26T20:37:53Z">
        <w:r>
          <m:rPr/>
          <w:rPr>
            <w:rFonts w:hint="eastAsia"/>
            <w:b w:val="0"/>
            <w:bCs w:val="0"/>
            <w:lang w:val="en-US" w:eastAsia="zh-CN"/>
          </w:rPr>
          <w:t>负责</w:t>
        </w:r>
      </w:ins>
      <w:ins w:id="639" w:author="Charon" w:date="2024-01-26T20:37:55Z">
        <w:r>
          <m:rPr/>
          <w:rPr>
            <w:rFonts w:hint="eastAsia"/>
            <w:b w:val="0"/>
            <w:bCs w:val="0"/>
            <w:lang w:val="en-US" w:eastAsia="zh-CN"/>
          </w:rPr>
          <w:t>分析</w:t>
        </w:r>
      </w:ins>
      <w:ins w:id="640" w:author="Charon" w:date="2024-01-26T20:37:56Z">
        <w:r>
          <m:rPr/>
          <w:rPr>
            <w:rFonts w:hint="eastAsia"/>
            <w:b w:val="0"/>
            <w:bCs w:val="0"/>
            <w:lang w:val="en-US" w:eastAsia="zh-CN"/>
          </w:rPr>
          <w:t>、</w:t>
        </w:r>
      </w:ins>
      <w:ins w:id="641" w:author="Charon" w:date="2024-01-26T20:37:57Z">
        <w:r>
          <m:rPr/>
          <w:rPr>
            <w:rFonts w:hint="eastAsia"/>
            <w:b w:val="0"/>
            <w:bCs w:val="0"/>
            <w:lang w:val="en-US" w:eastAsia="zh-CN"/>
          </w:rPr>
          <w:t>编码和</w:t>
        </w:r>
      </w:ins>
      <w:ins w:id="642" w:author="Charon" w:date="2024-01-26T20:37:58Z">
        <w:r>
          <m:rPr/>
          <w:rPr>
            <w:rFonts w:hint="eastAsia"/>
            <w:b w:val="0"/>
            <w:bCs w:val="0"/>
            <w:lang w:val="en-US" w:eastAsia="zh-CN"/>
          </w:rPr>
          <w:t>测试</w:t>
        </w:r>
      </w:ins>
      <w:ins w:id="643" w:author="Charon" w:date="2024-01-26T20:38:00Z">
        <w:r>
          <m:rPr/>
          <w:rPr>
            <w:rFonts w:hint="eastAsia"/>
            <w:b w:val="0"/>
            <w:bCs w:val="0"/>
            <w:lang w:val="en-US" w:eastAsia="zh-CN"/>
          </w:rPr>
          <w:t>三个阶段，</w:t>
        </w:r>
      </w:ins>
      <w:ins w:id="644" w:author="Charon" w:date="2024-01-26T20:38:05Z">
        <w:r>
          <m:rPr/>
          <w:rPr>
            <w:rFonts w:hint="eastAsia"/>
            <w:b w:val="0"/>
            <w:bCs w:val="0"/>
            <w:lang w:val="en-US" w:eastAsia="zh-CN"/>
          </w:rPr>
          <w:t>这三种</w:t>
        </w:r>
      </w:ins>
      <w:ins w:id="645" w:author="Charon" w:date="2024-01-26T20:38:06Z">
        <w:r>
          <m:rPr/>
          <w:rPr>
            <w:rFonts w:hint="eastAsia"/>
            <w:b w:val="0"/>
            <w:bCs w:val="0"/>
            <w:lang w:val="en-US" w:eastAsia="zh-CN"/>
          </w:rPr>
          <w:t>不同的</w:t>
        </w:r>
      </w:ins>
      <w:ins w:id="646" w:author="Charon" w:date="2024-01-26T20:38:12Z">
        <w:r>
          <m:rPr/>
          <w:rPr>
            <w:rFonts w:hint="eastAsia"/>
            <w:b w:val="0"/>
            <w:bCs w:val="0"/>
            <w:lang w:val="en-US" w:eastAsia="zh-CN"/>
          </w:rPr>
          <w:t>角色</w:t>
        </w:r>
      </w:ins>
      <w:ins w:id="647" w:author="Charon" w:date="2024-01-26T20:38:13Z">
        <w:r>
          <m:rPr/>
          <w:rPr>
            <w:rFonts w:hint="eastAsia"/>
            <w:b w:val="0"/>
            <w:bCs w:val="0"/>
            <w:lang w:val="en-US" w:eastAsia="zh-CN"/>
          </w:rPr>
          <w:t>被</w:t>
        </w:r>
      </w:ins>
      <w:ins w:id="648" w:author="Charon" w:date="2024-01-26T20:38:14Z">
        <w:r>
          <m:rPr/>
          <w:rPr>
            <w:rFonts w:hint="eastAsia"/>
            <w:b w:val="0"/>
            <w:bCs w:val="0"/>
            <w:lang w:val="en-US" w:eastAsia="zh-CN"/>
          </w:rPr>
          <w:t>分配了</w:t>
        </w:r>
      </w:ins>
      <w:ins w:id="649" w:author="Charon" w:date="2024-01-26T20:38:23Z">
        <w:r>
          <m:rPr/>
          <w:rPr>
            <w:rFonts w:hint="eastAsia"/>
            <w:b w:val="0"/>
            <w:bCs w:val="0"/>
            <w:lang w:val="en-US" w:eastAsia="zh-CN"/>
          </w:rPr>
          <w:t>以下</w:t>
        </w:r>
      </w:ins>
      <w:ins w:id="650" w:author="Charon" w:date="2024-01-26T20:38:16Z">
        <w:r>
          <m:rPr/>
          <w:rPr>
            <w:rFonts w:hint="eastAsia"/>
            <w:b w:val="0"/>
            <w:bCs w:val="0"/>
            <w:lang w:val="en-US" w:eastAsia="zh-CN"/>
          </w:rPr>
          <w:t>的任务</w:t>
        </w:r>
      </w:ins>
      <w:ins w:id="651" w:author="Charon" w:date="2024-01-26T20:38:17Z">
        <w:r>
          <m:rPr/>
          <w:rPr>
            <w:rFonts w:hint="eastAsia"/>
            <w:b w:val="0"/>
            <w:bCs w:val="0"/>
            <w:lang w:val="en-US" w:eastAsia="zh-CN"/>
          </w:rPr>
          <w:t>。</w:t>
        </w:r>
      </w:ins>
    </w:p>
    <w:p>
      <w:pPr>
        <w:numPr>
          <w:ilvl w:val="-1"/>
          <w:numId w:val="0"/>
        </w:numPr>
        <w:ind w:left="0" w:firstLine="420"/>
        <w:jc w:val="both"/>
        <m:rPr/>
        <w:rPr>
          <w:rFonts w:hint="eastAsia"/>
          <w:b w:val="0"/>
          <w:bCs w:val="0"/>
          <w:lang w:val="en-US" w:eastAsia="zh-CN"/>
        </w:rPr>
      </w:pPr>
      <w:r>
        <m:rPr/>
        <w:rPr>
          <w:rFonts w:hint="eastAsia"/>
          <w:b/>
          <w:bCs/>
          <w:lang w:val="en-US" w:eastAsia="zh-CN"/>
        </w:rPr>
        <w:t>分析人员</w:t>
      </w:r>
      <w:r>
        <m:rPr/>
        <w:rPr>
          <w:rFonts w:hint="eastAsia"/>
          <w:b/>
          <w:bCs/>
          <w:lang w:val="en-US" w:eastAsia="zh-CN"/>
        </w:rPr>
        <w:t>（Analyst）：</w:t>
      </w:r>
      <w:r>
        <m:rPr/>
        <w:rPr>
          <w:rFonts w:hint="eastAsia"/>
          <w:b w:val="0"/>
          <w:bCs w:val="0"/>
          <w:lang w:val="en-US" w:eastAsia="zh-CN"/>
        </w:rPr>
        <w:t>其目标是开发高层次的计划，并指导编码员编写程序，而不是深入到实现细节。分析师会将一个需求（x）分解成几个易于解决的子任务，以便于功能单元的划分，并制定实现的主要步骤的高层次计划。</w:t>
      </w:r>
    </w:p>
    <w:p>
      <w:pPr>
        <w:numPr>
          <w:ilvl w:val="-1"/>
          <w:numId w:val="0"/>
        </w:numPr>
        <w:ind w:left="0" w:firstLine="420"/>
        <w:jc w:val="both"/>
        <m:rPr/>
        <w:rPr>
          <w:rFonts w:hint="eastAsia"/>
          <w:b w:val="0"/>
          <w:bCs w:val="0"/>
          <w:lang w:val="en-US" w:eastAsia="zh-CN"/>
        </w:rPr>
      </w:pPr>
      <w:r>
        <m:rPr/>
        <w:rPr>
          <w:rFonts w:hint="eastAsia"/>
          <w:b/>
          <w:bCs/>
          <w:lang w:val="en-US" w:eastAsia="zh-CN"/>
        </w:rPr>
        <w:t>编码员（Coder）：</w:t>
      </w:r>
      <w:r>
        <m:rPr/>
        <w:rPr>
          <w:rFonts w:hint="eastAsia"/>
          <w:b w:val="0"/>
          <w:bCs w:val="0"/>
          <w:lang w:val="en-US" w:eastAsia="zh-CN"/>
        </w:rPr>
        <w:t>作为团队的核心角色，编码员接收分析师的计划或测试员的测试报告。编码员的责任包括：根据分析师提供的计划编写满足特定需求的代码，以及根据测试员反馈的测试报告来修复或完善代码。</w:t>
      </w:r>
    </w:p>
    <w:p>
      <w:pPr>
        <w:numPr>
          <w:ilvl w:val="-1"/>
          <w:numId w:val="0"/>
        </w:numPr>
        <w:ind w:left="0" w:firstLine="420"/>
        <w:jc w:val="both"/>
        <m:rPr/>
        <w:rPr>
          <w:ins w:id="652" w:author="Charon" w:date="2024-01-26T20:46:42Z"/>
          <w:rFonts w:hint="eastAsia"/>
          <w:b w:val="0"/>
          <w:bCs w:val="0"/>
          <w:lang w:val="en-US" w:eastAsia="zh-CN"/>
        </w:rPr>
      </w:pPr>
      <w:r>
        <m:rPr/>
        <w:rPr>
          <w:rFonts w:hint="eastAsia"/>
          <w:b/>
          <w:bCs/>
          <w:lang w:val="en-US" w:eastAsia="zh-CN"/>
        </w:rPr>
        <w:t>测试员（Tester）：</w:t>
      </w:r>
      <w:r>
        <m:rPr/>
        <w:rPr>
          <w:rFonts w:hint="eastAsia"/>
          <w:b w:val="0"/>
          <w:bCs w:val="0"/>
          <w:lang w:val="en-US" w:eastAsia="zh-CN"/>
        </w:rPr>
        <w:t>测试员获取编码员编写的代码，并撰写包含功能性、可读性和可维护性等方面的测试报告。该模型提倡使用模拟测试过程的方式生成测试报告，以促进交互并避免外部工作量。</w:t>
      </w:r>
    </w:p>
    <w:p>
      <w:pPr>
        <w:numPr>
          <w:ilvl w:val="-1"/>
          <w:numId w:val="0"/>
        </w:numPr>
        <w:ind w:left="0" w:firstLine="420"/>
        <w:jc w:val="both"/>
        <m:rPr/>
        <w:rPr>
          <w:ins w:id="653" w:author="Charon" w:date="2024-01-26T21:05:53Z"/>
          <w:rFonts w:hint="eastAsia"/>
          <w:b w:val="0"/>
          <w:bCs w:val="0"/>
          <w:lang w:val="en-US" w:eastAsia="zh-CN"/>
        </w:rPr>
      </w:pPr>
      <w:ins w:id="654" w:author="Charon" w:date="2024-01-26T20:47:10Z">
        <w:r>
          <m:rPr/>
          <w:rPr>
            <w:rFonts w:hint="eastAsia"/>
            <w:b w:val="0"/>
            <w:bCs w:val="0"/>
            <w:lang w:val="en-US" w:eastAsia="zh-CN"/>
          </w:rPr>
          <w:t>此外，该框架还定制了适用于大型语言模型（如 ChatGPT）来扮演这三个角色的角色指令</w:t>
        </w:r>
      </w:ins>
      <w:ins w:id="655" w:author="Charon" w:date="2024-01-26T21:05:31Z">
        <w:r>
          <m:rPr/>
          <w:rPr>
            <w:rFonts w:hint="eastAsia"/>
            <w:b w:val="0"/>
            <w:bCs w:val="0"/>
            <w:lang w:val="en-US" w:eastAsia="zh-CN"/>
          </w:rPr>
          <w:t>如图</w:t>
        </w:r>
      </w:ins>
      <w:ins w:id="656" w:author="Charon" w:date="2024-01-26T21:05:34Z">
        <w:r>
          <m:rPr/>
          <w:rPr>
            <w:rFonts w:hint="eastAsia"/>
            <w:b w:val="0"/>
            <w:bCs w:val="0"/>
            <w:lang w:val="en-US" w:eastAsia="zh-CN"/>
          </w:rPr>
          <w:t>1</w:t>
        </w:r>
      </w:ins>
      <w:ins w:id="657" w:author="Charon" w:date="2024-01-26T21:05:35Z">
        <w:r>
          <m:rPr/>
          <w:rPr>
            <w:rFonts w:hint="eastAsia"/>
            <w:b w:val="0"/>
            <w:bCs w:val="0"/>
            <w:lang w:val="en-US" w:eastAsia="zh-CN"/>
          </w:rPr>
          <w:t>所示</w:t>
        </w:r>
      </w:ins>
      <w:ins w:id="658" w:author="Charon" w:date="2024-01-26T20:47:10Z">
        <w:r>
          <m:rPr/>
          <w:rPr>
            <w:rFonts w:hint="eastAsia"/>
            <w:b w:val="0"/>
            <w:bCs w:val="0"/>
            <w:lang w:val="en-US" w:eastAsia="zh-CN"/>
          </w:rPr>
          <w:t>。举例来说，编码员的角色指令不仅包括角色描述和责任，还包括团队描述和用户需求，这些共同作用于初始化 ChatGPT 代理，设定其行为方式。角色之间也存在交互，尤其是两个连续阶段的负责角色之间，并且限制最大交互次数为 n。输出</w:t>
        </w:r>
      </w:ins>
      <m:oMath>
        <m:sSub>
          <m:sSubPr>
            <m:ctrlPr>
              <w:ins w:id="659" w:author="Charon" w:date="2024-01-26T20:48:13Z">
                <w:rPr>
                  <w:rFonts w:ascii="Cambria Math" w:hAnsi="Cambria Math"/>
                  <w:bCs w:val="0"/>
                  <w:i/>
                  <w:lang w:val="en-US"/>
                </w:rPr>
              </w:ins>
            </m:ctrlPr>
          </m:sSubPr>
          <m:e>
            <w:ins w:id="660" w:author="Charon" w:date="2024-01-26T20:48:17Z">
              <m:r>
                <m:rPr/>
                <w:rPr>
                  <w:rFonts w:hint="default" w:ascii="Cambria Math" w:hAnsi="Cambria Math"/>
                  <w:lang w:val="en-US" w:eastAsia="zh-CN"/>
                </w:rPr>
                <m:t>y</m:t>
              </m:r>
            </w:ins>
            <m:ctrlPr>
              <w:ins w:id="661" w:author="Charon" w:date="2024-01-26T20:48:13Z">
                <w:rPr>
                  <w:rFonts w:ascii="Cambria Math" w:hAnsi="Cambria Math"/>
                  <w:bCs w:val="0"/>
                  <w:i/>
                  <w:lang w:val="en-US"/>
                </w:rPr>
              </w:ins>
            </m:ctrlPr>
          </m:e>
          <m:sub>
            <w:ins w:id="662" w:author="Charon" w:date="2024-01-26T20:48:15Z">
              <m:r>
                <m:rPr/>
                <w:rPr>
                  <w:rFonts w:hint="default" w:ascii="Cambria Math" w:hAnsi="Cambria Math"/>
                  <w:lang w:val="en-US" w:eastAsia="zh-CN"/>
                </w:rPr>
                <m:t>t</m:t>
              </m:r>
            </w:ins>
            <m:ctrlPr>
              <w:ins w:id="663" w:author="Charon" w:date="2024-01-26T20:48:13Z">
                <w:rPr>
                  <w:rFonts w:ascii="Cambria Math" w:hAnsi="Cambria Math"/>
                  <w:bCs w:val="0"/>
                  <w:i/>
                  <w:lang w:val="en-US"/>
                </w:rPr>
              </w:ins>
            </m:ctrlPr>
          </m:sub>
        </m:sSub>
      </m:oMath>
      <w:ins w:id="664" w:author="Charon" w:date="2024-01-26T20:47:10Z">
        <w:r>
          <m:rPr/>
          <w:rPr>
            <w:rFonts w:hint="eastAsia"/>
            <w:b w:val="0"/>
            <w:bCs w:val="0"/>
            <w:lang w:val="en-US" w:eastAsia="zh-CN"/>
          </w:rPr>
          <w:t>只在编码阶段</w:t>
        </w:r>
      </w:ins>
      <m:oMath>
        <m:sSub>
          <m:sSubPr>
            <m:ctrlPr>
              <w:ins w:id="665" w:author="Charon" w:date="2024-01-26T20:48:25Z">
                <w:rPr>
                  <w:rFonts w:ascii="Cambria Math" w:hAnsi="Cambria Math"/>
                  <w:bCs w:val="0"/>
                  <w:i/>
                  <w:lang w:val="en-US"/>
                </w:rPr>
              </w:ins>
            </m:ctrlPr>
          </m:sSubPr>
          <m:e>
            <w:ins w:id="666" w:author="Charon" w:date="2024-01-26T20:48:27Z">
              <m:r>
                <m:rPr/>
                <w:rPr>
                  <w:rFonts w:hint="default" w:ascii="Cambria Math" w:hAnsi="Cambria Math"/>
                  <w:lang w:val="en-US" w:eastAsia="zh-CN"/>
                </w:rPr>
                <m:t>S</m:t>
              </m:r>
            </w:ins>
            <m:ctrlPr>
              <w:ins w:id="667" w:author="Charon" w:date="2024-01-26T20:48:25Z">
                <w:rPr>
                  <w:rFonts w:ascii="Cambria Math" w:hAnsi="Cambria Math"/>
                  <w:bCs w:val="0"/>
                  <w:i/>
                  <w:lang w:val="en-US"/>
                </w:rPr>
              </w:ins>
            </m:ctrlPr>
          </m:e>
          <m:sub>
            <w:ins w:id="668" w:author="Charon" w:date="2024-01-26T20:48:26Z">
              <m:r>
                <m:rPr/>
                <w:rPr>
                  <w:rFonts w:hint="default" w:ascii="Cambria Math" w:hAnsi="Cambria Math"/>
                  <w:lang w:val="en-US" w:eastAsia="zh-CN"/>
                </w:rPr>
                <m:t>t</m:t>
              </m:r>
            </w:ins>
            <m:ctrlPr>
              <w:ins w:id="669" w:author="Charon" w:date="2024-01-26T20:48:25Z">
                <w:rPr>
                  <w:rFonts w:ascii="Cambria Math" w:hAnsi="Cambria Math"/>
                  <w:bCs w:val="0"/>
                  <w:i/>
                  <w:lang w:val="en-US"/>
                </w:rPr>
              </w:ins>
            </m:ctrlPr>
          </m:sub>
        </m:sSub>
      </m:oMath>
      <w:ins w:id="670" w:author="Charon" w:date="2024-01-26T20:47:10Z">
        <w:r>
          <m:rPr/>
          <w:rPr>
            <w:rFonts w:hint="eastAsia"/>
            <w:b w:val="0"/>
            <w:bCs w:val="0"/>
            <w:lang w:val="en-US" w:eastAsia="zh-CN"/>
          </w:rPr>
          <w:t> 更新，当达到n 次交互或测试员确认</w:t>
        </w:r>
      </w:ins>
      <m:oMath>
        <m:sSub>
          <m:sSubPr>
            <m:ctrlPr>
              <w:ins w:id="671" w:author="Charon" w:date="2024-01-26T20:48:33Z">
                <w:rPr>
                  <w:rFonts w:ascii="Cambria Math" w:hAnsi="Cambria Math"/>
                  <w:bCs w:val="0"/>
                  <w:i/>
                  <w:lang w:val="en-US"/>
                </w:rPr>
              </w:ins>
            </m:ctrlPr>
          </m:sSubPr>
          <m:e>
            <w:ins w:id="672" w:author="Charon" w:date="2024-01-26T20:48:33Z">
              <m:r>
                <m:rPr/>
                <w:rPr>
                  <w:rFonts w:hint="default" w:ascii="Cambria Math" w:hAnsi="Cambria Math"/>
                  <w:lang w:val="en-US" w:eastAsia="zh-CN"/>
                </w:rPr>
                <m:t>y</m:t>
              </m:r>
            </w:ins>
            <m:ctrlPr>
              <w:ins w:id="673" w:author="Charon" w:date="2024-01-26T20:48:33Z">
                <w:rPr>
                  <w:rFonts w:ascii="Cambria Math" w:hAnsi="Cambria Math"/>
                  <w:bCs w:val="0"/>
                  <w:i/>
                  <w:lang w:val="en-US"/>
                </w:rPr>
              </w:ins>
            </m:ctrlPr>
          </m:e>
          <m:sub>
            <w:ins w:id="674" w:author="Charon" w:date="2024-01-26T20:48:33Z">
              <m:r>
                <m:rPr/>
                <w:rPr>
                  <w:rFonts w:hint="default" w:ascii="Cambria Math" w:hAnsi="Cambria Math"/>
                  <w:lang w:val="en-US" w:eastAsia="zh-CN"/>
                </w:rPr>
                <m:t>t</m:t>
              </m:r>
            </w:ins>
            <m:ctrlPr>
              <w:ins w:id="675" w:author="Charon" w:date="2024-01-26T20:48:33Z">
                <w:rPr>
                  <w:rFonts w:ascii="Cambria Math" w:hAnsi="Cambria Math"/>
                  <w:bCs w:val="0"/>
                  <w:i/>
                  <w:lang w:val="en-US"/>
                </w:rPr>
              </w:ins>
            </m:ctrlPr>
          </m:sub>
        </m:sSub>
      </m:oMath>
      <w:ins w:id="676" w:author="Charon" w:date="2024-01-26T20:47:10Z">
        <w:r>
          <m:rPr/>
          <w:rPr>
            <w:rFonts w:hint="eastAsia"/>
            <w:b w:val="0"/>
            <w:bCs w:val="0"/>
            <w:lang w:val="en-US" w:eastAsia="zh-CN"/>
          </w:rPr>
          <w:t>没有问题时，工作流程终止。</w:t>
        </w:r>
      </w:ins>
    </w:p>
    <w:p>
      <w:pPr>
        <w:numPr>
          <w:ilvl w:val="-1"/>
          <w:numId w:val="0"/>
        </w:numPr>
        <w:ind w:left="0" w:firstLine="0"/>
        <w:jc w:val="center"/>
        <w:rPr>
          <w:ins w:id="677" w:author="Charon" w:date="2024-01-26T21:06:07Z"/>
          <w:rFonts w:hint="eastAsia" w:ascii="楷体" w:hAnsi="楷体" w:eastAsia="楷体" w:cs="楷体"/>
          <w:sz w:val="21"/>
          <w:szCs w:val="21"/>
        </w:rPr>
      </w:pPr>
      <w:ins w:id="678" w:author="Charon" w:date="2024-01-26T21:05:53Z">
        <w:r>
          <w:rPr>
            <w:rFonts w:hint="eastAsia" w:ascii="楷体" w:hAnsi="楷体" w:eastAsia="楷体" w:cs="楷体"/>
            <w:sz w:val="21"/>
            <w:szCs w:val="21"/>
          </w:rPr>
          <w:drawing>
            <wp:inline distT="0" distB="0" distL="114300" distR="114300">
              <wp:extent cx="4755515" cy="3173095"/>
              <wp:effectExtent l="0" t="0" r="698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755515" cy="3173095"/>
                      </a:xfrm>
                      <a:prstGeom prst="rect">
                        <a:avLst/>
                      </a:prstGeom>
                      <a:noFill/>
                      <a:ln>
                        <a:noFill/>
                      </a:ln>
                    </pic:spPr>
                  </pic:pic>
                </a:graphicData>
              </a:graphic>
            </wp:inline>
          </w:drawing>
        </w:r>
      </w:ins>
    </w:p>
    <w:p>
      <w:pPr>
        <w:numPr>
          <w:ilvl w:val="-1"/>
          <w:numId w:val="0"/>
        </w:numPr>
        <w:ind w:left="0" w:firstLine="0"/>
        <w:jc w:val="center"/>
        <m:rPr/>
        <w:rPr>
          <w:ins w:id="680" w:author="Charon" w:date="2024-01-26T20:49:09Z"/>
          <w:rFonts w:hint="eastAsia" w:ascii="楷体" w:hAnsi="楷体" w:eastAsia="楷体" w:cs="楷体"/>
          <w:sz w:val="21"/>
          <w:szCs w:val="21"/>
          <w:lang w:val="en-US" w:eastAsia="zh-CN"/>
        </w:rPr>
      </w:pPr>
      <w:ins w:id="681" w:author="Charon" w:date="2024-01-26T21:06:09Z">
        <w:r>
          <w:rPr>
            <w:rFonts w:hint="eastAsia" w:ascii="楷体" w:hAnsi="楷体" w:eastAsia="楷体" w:cs="楷体"/>
            <w:sz w:val="21"/>
            <w:szCs w:val="21"/>
            <w:lang w:val="en-US" w:eastAsia="zh-CN"/>
          </w:rPr>
          <w:t>图1.</w:t>
        </w:r>
      </w:ins>
      <w:ins w:id="682" w:author="Charon" w:date="2024-01-26T21:06:10Z">
        <w:r>
          <w:rPr>
            <w:rFonts w:hint="eastAsia" w:ascii="楷体" w:hAnsi="楷体" w:eastAsia="楷体" w:cs="楷体"/>
            <w:sz w:val="21"/>
            <w:szCs w:val="21"/>
            <w:lang w:val="en-US" w:eastAsia="zh-CN"/>
          </w:rPr>
          <w:t xml:space="preserve"> </w:t>
        </w:r>
      </w:ins>
      <w:ins w:id="683" w:author="Charon" w:date="2024-01-26T21:06:11Z">
        <w:r>
          <w:rPr>
            <w:rFonts w:hint="eastAsia" w:ascii="楷体" w:hAnsi="楷体" w:eastAsia="楷体" w:cs="楷体"/>
            <w:sz w:val="21"/>
            <w:szCs w:val="21"/>
            <w:lang w:val="en-US" w:eastAsia="zh-CN"/>
          </w:rPr>
          <w:t>角色</w:t>
        </w:r>
      </w:ins>
      <w:ins w:id="684" w:author="Charon" w:date="2024-01-26T21:06:13Z">
        <w:r>
          <w:rPr>
            <w:rFonts w:hint="eastAsia" w:ascii="楷体" w:hAnsi="楷体" w:eastAsia="楷体" w:cs="楷体"/>
            <w:sz w:val="21"/>
            <w:szCs w:val="21"/>
            <w:lang w:val="en-US" w:eastAsia="zh-CN"/>
          </w:rPr>
          <w:t>指令</w:t>
        </w:r>
      </w:ins>
      <w:ins w:id="685" w:author="Charon" w:date="2024-01-26T21:06:17Z">
        <w:r>
          <w:rPr>
            <w:rFonts w:hint="eastAsia" w:ascii="楷体" w:hAnsi="楷体" w:eastAsia="楷体" w:cs="楷体"/>
            <w:sz w:val="21"/>
            <w:szCs w:val="21"/>
            <w:lang w:val="en-US" w:eastAsia="zh-CN"/>
          </w:rPr>
          <w:t>示例</w:t>
        </w:r>
      </w:ins>
      <w:ins w:id="686" w:author="Charon" w:date="2024-01-26T21:06:18Z">
        <w:r>
          <w:rPr>
            <w:rFonts w:hint="eastAsia" w:ascii="楷体" w:hAnsi="楷体" w:eastAsia="楷体" w:cs="楷体"/>
            <w:sz w:val="21"/>
            <w:szCs w:val="21"/>
            <w:lang w:val="en-US" w:eastAsia="zh-CN"/>
          </w:rPr>
          <w:t>。</w:t>
        </w:r>
      </w:ins>
    </w:p>
    <w:p>
      <w:pPr>
        <w:numPr>
          <w:ilvl w:val="-1"/>
          <w:numId w:val="0"/>
        </w:numPr>
        <w:ind w:left="0" w:firstLine="420"/>
        <w:jc w:val="both"/>
        <m:rPr/>
        <w:rPr>
          <w:ins w:id="687" w:author="Charon" w:date="2024-01-26T20:49:09Z"/>
          <w:rFonts w:hint="eastAsia"/>
          <w:b w:val="0"/>
          <w:bCs w:val="0"/>
          <w:lang w:val="en-US" w:eastAsia="zh-CN"/>
        </w:rPr>
      </w:pPr>
    </w:p>
    <w:p>
      <w:pPr>
        <w:numPr>
          <w:ilvl w:val="0"/>
          <w:numId w:val="2"/>
        </w:numPr>
        <w:ind w:left="0" w:firstLine="0"/>
        <w:jc w:val="both"/>
        <m:rPr/>
        <w:rPr>
          <w:rFonts w:hint="default"/>
          <w:b/>
          <w:bCs/>
          <w:lang w:val="en-US" w:eastAsia="zh-CN"/>
        </w:rPr>
      </w:pPr>
      <w:r>
        <m:rPr/>
        <w:rPr>
          <w:rFonts w:hint="eastAsia"/>
          <w:b/>
          <w:bCs/>
          <w:lang w:val="en-US" w:eastAsia="zh-CN"/>
        </w:rPr>
        <w:t>实验设计</w:t>
      </w:r>
    </w:p>
    <w:p>
      <w:pPr>
        <w:numPr>
          <w:ilvl w:val="-1"/>
          <w:numId w:val="0"/>
        </w:numPr>
        <w:ind w:left="0" w:firstLine="0"/>
        <w:jc w:val="both"/>
        <m:rPr/>
        <w:rPr>
          <w:rFonts w:hint="eastAsia"/>
          <w:b/>
          <w:bCs/>
          <w:lang w:val="en-US" w:eastAsia="zh-CN"/>
        </w:rPr>
      </w:pPr>
      <w:r>
        <m:rPr/>
        <w:rPr>
          <w:rFonts w:hint="eastAsia"/>
          <w:b/>
          <w:bCs/>
          <w:lang w:val="en-US" w:eastAsia="zh-CN"/>
        </w:rPr>
        <w:t xml:space="preserve">4.1 </w:t>
      </w:r>
      <w:r>
        <m:rPr/>
        <w:rPr>
          <w:rFonts w:hint="eastAsia"/>
          <w:b/>
          <w:bCs/>
          <w:lang w:val="en-US" w:eastAsia="zh-CN"/>
        </w:rPr>
        <w:t>基准测试</w:t>
      </w:r>
      <w:r>
        <m:rPr/>
        <w:rPr>
          <w:rFonts w:hint="eastAsia"/>
          <w:b/>
          <w:bCs/>
          <w:lang w:val="en-US" w:eastAsia="zh-CN"/>
        </w:rPr>
        <w:t>：</w:t>
      </w:r>
    </w:p>
    <w:p>
      <w:pPr>
        <w:numPr>
          <w:ilvl w:val="-1"/>
          <w:numId w:val="0"/>
        </w:numPr>
        <w:ind w:left="0" w:firstLine="420"/>
        <w:jc w:val="both"/>
        <m:rPr/>
        <w:rPr>
          <w:rFonts w:hint="eastAsia"/>
          <w:b w:val="0"/>
          <w:bCs w:val="0"/>
          <w:lang w:val="en-US" w:eastAsia="zh-CN"/>
        </w:rPr>
      </w:pPr>
      <w:r>
        <m:rPr/>
        <w:rPr>
          <w:rFonts w:hint="eastAsia"/>
          <w:b/>
          <w:bCs/>
          <w:lang w:val="en-US" w:eastAsia="zh-CN"/>
        </w:rPr>
        <w:t>MBPP (sanitized version)：</w:t>
      </w:r>
      <w:r>
        <m:rPr/>
        <w:rPr>
          <w:rFonts w:hint="eastAsia"/>
          <w:b w:val="0"/>
          <w:bCs w:val="0"/>
          <w:lang w:val="en-US" w:eastAsia="zh-CN"/>
        </w:rPr>
        <w:t>包含427个手动验证的Python编程任务，涵盖编程基础、标准库功能等。每个任务包含一个自然语言描述、代码解决方案和3个自动化测试用例。</w:t>
      </w:r>
    </w:p>
    <w:p>
      <w:pPr>
        <w:numPr>
          <w:ilvl w:val="-1"/>
          <w:numId w:val="0"/>
        </w:numPr>
        <w:ind w:left="0" w:firstLine="420"/>
        <w:jc w:val="both"/>
        <m:rPr/>
        <w:rPr>
          <w:rFonts w:hint="eastAsia"/>
          <w:b w:val="0"/>
          <w:bCs w:val="0"/>
          <w:lang w:val="en-US" w:eastAsia="zh-CN"/>
        </w:rPr>
      </w:pPr>
      <w:r>
        <m:rPr/>
        <w:rPr>
          <w:rFonts w:hint="eastAsia"/>
          <w:b/>
          <w:bCs/>
          <w:lang w:val="en-US" w:eastAsia="zh-CN"/>
        </w:rPr>
        <w:t>HumanEval：</w:t>
      </w:r>
      <w:r>
        <m:rPr/>
        <w:rPr>
          <w:rFonts w:hint="eastAsia"/>
          <w:b w:val="0"/>
          <w:bCs w:val="0"/>
          <w:lang w:val="en-US" w:eastAsia="zh-CN"/>
        </w:rPr>
        <w:t>包含164个手写编程任务。每个任务包括一个函数签名、自然语言描述、函数体和若干单元测试（平均每个任务7.7个）。</w:t>
      </w:r>
    </w:p>
    <w:p>
      <w:pPr>
        <w:numPr>
          <w:ilvl w:val="-1"/>
          <w:numId w:val="0"/>
        </w:numPr>
        <w:ind w:left="0" w:firstLine="420"/>
        <w:jc w:val="both"/>
        <m:rPr/>
        <w:rPr>
          <w:rFonts w:hint="eastAsia"/>
          <w:b w:val="0"/>
          <w:bCs w:val="0"/>
          <w:lang w:val="en-US" w:eastAsia="zh-CN"/>
        </w:rPr>
      </w:pPr>
      <w:r>
        <m:rPr/>
        <w:rPr>
          <w:rFonts w:hint="eastAsia"/>
          <w:b/>
          <w:bCs/>
          <w:lang w:val="en-US" w:eastAsia="zh-CN"/>
        </w:rPr>
        <w:t>MBPP-ET 和 HumanEval-ET：</w:t>
      </w:r>
      <w:r>
        <m:rPr/>
        <w:rPr>
          <w:rFonts w:hint="eastAsia"/>
          <w:b w:val="0"/>
          <w:bCs w:val="0"/>
          <w:lang w:val="en-US" w:eastAsia="zh-CN"/>
        </w:rPr>
        <w:t xml:space="preserve"> MBPP 和 HumanEval 的扩展版本，每个任务增加了超过100个测试用例。这个更新版本包括边缘测试用例，与原始基准相比提高了代码评估的可靠性。</w:t>
      </w:r>
    </w:p>
    <w:p>
      <w:pPr>
        <w:numPr>
          <w:ilvl w:val="-1"/>
          <w:numId w:val="0"/>
        </w:numPr>
        <w:ind w:left="0" w:firstLine="0"/>
        <w:jc w:val="both"/>
        <m:rPr/>
        <w:rPr>
          <w:rFonts w:hint="default"/>
          <w:b/>
          <w:bCs/>
          <w:lang w:val="en-US" w:eastAsia="zh-CN"/>
        </w:rPr>
        <w:pPrChange w:id="688" w:author="Charon" w:date="2024-01-26T20:53:23Z">
          <w:pPr>
            <w:numPr>
              <w:ilvl w:val="-1"/>
              <w:numId w:val="0"/>
            </w:numPr>
            <w:ind w:left="0" w:firstLine="0"/>
            <w:jc w:val="both"/>
          </w:pPr>
        </w:pPrChange>
      </w:pPr>
      <w:r>
        <m:rPr/>
        <w:rPr>
          <w:rFonts w:hint="eastAsia"/>
          <w:b/>
          <w:bCs/>
          <w:lang w:val="en-US" w:eastAsia="zh-CN"/>
        </w:rPr>
        <w:t xml:space="preserve">4.2 </w:t>
      </w:r>
      <w:r>
        <m:rPr/>
        <w:rPr>
          <w:rFonts w:hint="eastAsia"/>
          <w:b/>
          <w:bCs/>
          <w:lang w:val="en-US" w:eastAsia="zh-CN"/>
        </w:rPr>
        <w:t>设置和基线：</w:t>
      </w:r>
    </w:p>
    <w:p>
      <w:pPr>
        <w:numPr>
          <w:ilvl w:val="-1"/>
          <w:numId w:val="0"/>
        </w:numPr>
        <w:ind w:left="0" w:firstLine="0"/>
        <w:jc w:val="both"/>
        <m:rPr/>
        <w:rPr>
          <w:rFonts w:hint="eastAsia"/>
          <w:b/>
          <w:bCs/>
          <w:lang w:val="en-US" w:eastAsia="zh-CN"/>
        </w:rPr>
      </w:pPr>
      <w:r>
        <m:rPr/>
        <w:rPr>
          <w:rFonts w:hint="eastAsia"/>
          <w:b/>
          <w:bCs/>
          <w:lang w:val="en-US" w:eastAsia="zh-CN"/>
        </w:rPr>
        <w:tab/>
        <w:t xml:space="preserve">设置1： </w:t>
      </w:r>
      <w:r>
        <m:rPr/>
        <w:rPr>
          <w:rFonts w:hint="eastAsia"/>
          <w:b w:val="0"/>
          <w:bCs w:val="0"/>
          <w:lang w:val="en-US" w:eastAsia="zh-CN"/>
        </w:rPr>
        <w:t>包括NL、函数签名和公共测试用例，用于与其他代码生成方法LLMs进行比较。</w:t>
      </w:r>
    </w:p>
    <w:p>
      <w:pPr>
        <w:numPr>
          <w:ilvl w:val="-1"/>
          <w:numId w:val="0"/>
        </w:numPr>
        <w:ind w:left="0" w:firstLine="420"/>
        <w:jc w:val="both"/>
        <m:rPr/>
        <w:rPr>
          <w:ins w:id="689" w:author="Charon" w:date="2024-01-26T20:56:40Z"/>
          <w:rFonts w:hint="eastAsia"/>
          <w:b w:val="0"/>
          <w:bCs w:val="0"/>
          <w:lang w:val="en-US" w:eastAsia="zh-CN"/>
        </w:rPr>
      </w:pPr>
      <w:r>
        <m:rPr/>
        <w:rPr>
          <w:rFonts w:hint="eastAsia"/>
          <w:b/>
          <w:bCs/>
          <w:lang w:val="en-US" w:eastAsia="zh-CN"/>
        </w:rPr>
        <w:t>设置2：</w:t>
      </w:r>
      <w:r>
        <m:rPr/>
        <w:rPr>
          <w:rFonts w:hint="eastAsia"/>
          <w:b w:val="0"/>
          <w:bCs w:val="0"/>
          <w:lang w:val="en-US" w:eastAsia="zh-CN"/>
        </w:rPr>
        <w:t>仅限制NL作为输入提示，更符合现实世界的开发场景。</w:t>
      </w:r>
    </w:p>
    <w:p>
      <w:pPr>
        <w:numPr>
          <w:ilvl w:val="-1"/>
          <w:numId w:val="0"/>
        </w:numPr>
        <w:ind w:left="0" w:firstLine="420"/>
        <w:jc w:val="both"/>
        <m:rPr/>
        <w:rPr>
          <w:ins w:id="691" w:author="Charon" w:date="2024-01-26T21:00:13Z"/>
          <w:rFonts w:hint="eastAsia"/>
          <w:b w:val="0"/>
          <w:bCs w:val="0"/>
          <w:lang w:val="en-US" w:eastAsia="zh-CN"/>
        </w:rPr>
        <w:pPrChange w:id="690" w:author="Charon" w:date="2024-01-26T20:57:48Z">
          <w:pPr>
            <w:numPr>
              <w:ilvl w:val="-1"/>
              <w:numId w:val="0"/>
            </w:numPr>
            <w:ind w:left="0" w:firstLine="420"/>
            <w:jc w:val="both"/>
          </w:pPr>
        </w:pPrChange>
      </w:pPr>
      <w:ins w:id="692" w:author="Charon" w:date="2024-01-26T20:56:41Z">
        <w:r>
          <m:rPr/>
          <w:rPr>
            <w:rFonts w:hint="eastAsia"/>
            <w:b/>
            <w:bCs/>
            <w:lang w:val="en-US" w:eastAsia="zh-CN"/>
          </w:rPr>
          <w:t>基线</w:t>
        </w:r>
      </w:ins>
      <w:ins w:id="693" w:author="Charon" w:date="2024-01-26T20:56:42Z">
        <w:r>
          <m:rPr/>
          <w:rPr>
            <w:rFonts w:hint="eastAsia"/>
            <w:b/>
            <w:bCs/>
            <w:lang w:val="en-US" w:eastAsia="zh-CN"/>
          </w:rPr>
          <w:t>：</w:t>
        </w:r>
      </w:ins>
      <w:ins w:id="694" w:author="Charon" w:date="2024-01-26T20:57:32Z">
        <w:r>
          <m:rPr/>
          <w:rPr>
            <w:rFonts w:hint="eastAsia"/>
            <w:b w:val="0"/>
            <w:bCs w:val="0"/>
            <w:lang w:val="en-US" w:eastAsia="zh-CN"/>
          </w:rPr>
          <w:t xml:space="preserve">code (AlphaCode [Li et al., 2022], Incoder [Fried et al., 2022], CodeGeeX [Zheng et al., 2023], CodeGen [Nijkamp et al., 2022], </w:t>
        </w:r>
      </w:ins>
      <w:ins w:id="695" w:author="Charon" w:date="2024-01-26T20:58:50Z">
        <w:r>
          <m:rPr/>
          <w:rPr>
            <w:rFonts w:hint="eastAsia"/>
            <w:b w:val="0"/>
            <w:bCs w:val="0"/>
            <w:lang w:val="en-US" w:eastAsia="zh-CN"/>
          </w:rPr>
          <w:t>和</w:t>
        </w:r>
      </w:ins>
      <w:ins w:id="696" w:author="Charon" w:date="2024-01-26T20:57:32Z">
        <w:r>
          <m:rPr/>
          <w:rPr>
            <w:rFonts w:hint="eastAsia"/>
            <w:b w:val="0"/>
            <w:bCs w:val="0"/>
            <w:lang w:val="en-US" w:eastAsia="zh-CN"/>
          </w:rPr>
          <w:t xml:space="preserve"> CodeX [Chen et al., 2021]), </w:t>
        </w:r>
      </w:ins>
      <w:ins w:id="697" w:author="Charon" w:date="2024-01-26T20:58:28Z">
        <w:r>
          <m:rPr/>
          <w:rPr>
            <w:rFonts w:hint="eastAsia"/>
            <w:b w:val="0"/>
            <w:bCs w:val="0"/>
            <w:lang w:val="en-US" w:eastAsia="zh-CN"/>
          </w:rPr>
          <w:t>以前</w:t>
        </w:r>
      </w:ins>
      <w:ins w:id="698" w:author="Charon" w:date="2024-01-26T20:58:30Z">
        <w:r>
          <m:rPr/>
          <w:rPr>
            <w:rFonts w:hint="eastAsia"/>
            <w:b w:val="0"/>
            <w:bCs w:val="0"/>
            <w:lang w:val="en-US" w:eastAsia="zh-CN"/>
          </w:rPr>
          <w:t>最先进的方法</w:t>
        </w:r>
      </w:ins>
      <w:ins w:id="699" w:author="Charon" w:date="2024-01-26T20:57:32Z">
        <w:r>
          <m:rPr/>
          <w:rPr>
            <w:rFonts w:hint="eastAsia"/>
            <w:b w:val="0"/>
            <w:bCs w:val="0"/>
            <w:lang w:val="en-US" w:eastAsia="zh-CN"/>
          </w:rPr>
          <w:t xml:space="preserve"> (CodeX + CodeT [Chen et al., 2022]), </w:t>
        </w:r>
      </w:ins>
      <w:ins w:id="700" w:author="Charon" w:date="2024-01-26T20:58:15Z">
        <w:r>
          <m:rPr/>
          <w:rPr>
            <w:rFonts w:hint="eastAsia"/>
            <w:b w:val="0"/>
            <w:bCs w:val="0"/>
            <w:lang w:val="en-US" w:eastAsia="zh-CN"/>
          </w:rPr>
          <w:t>和</w:t>
        </w:r>
      </w:ins>
      <w:ins w:id="701" w:author="Charon" w:date="2024-01-26T20:58:43Z">
        <w:r>
          <m:rPr/>
          <w:rPr>
            <w:rFonts w:hint="eastAsia"/>
            <w:b w:val="0"/>
            <w:bCs w:val="0"/>
            <w:lang w:val="en-US" w:eastAsia="zh-CN"/>
          </w:rPr>
          <w:t>通用</w:t>
        </w:r>
      </w:ins>
      <w:ins w:id="702" w:author="Charon" w:date="2024-01-26T20:57:32Z">
        <w:r>
          <m:rPr/>
          <w:rPr>
            <w:rFonts w:hint="eastAsia"/>
            <w:b w:val="0"/>
            <w:bCs w:val="0"/>
            <w:lang w:val="en-US" w:eastAsia="zh-CN"/>
          </w:rPr>
          <w:t>LLMs (ChatGPT [OpenAI], and GPT-4 [OpenAI, 2023]).</w:t>
        </w:r>
      </w:ins>
    </w:p>
    <w:p>
      <w:pPr>
        <w:numPr>
          <w:ilvl w:val="-1"/>
          <w:numId w:val="0"/>
        </w:numPr>
        <w:ind w:left="0" w:firstLine="420"/>
        <w:jc w:val="both"/>
        <m:rPr/>
        <w:rPr>
          <w:rFonts w:hint="eastAsia"/>
          <w:b w:val="0"/>
          <w:bCs w:val="0"/>
          <w:lang w:val="en-US" w:eastAsia="zh-CN"/>
        </w:rPr>
        <w:pPrChange w:id="703" w:author="Charon" w:date="2024-01-26T20:57:48Z">
          <w:pPr>
            <w:numPr>
              <w:ilvl w:val="-1"/>
              <w:numId w:val="0"/>
            </w:numPr>
            <w:ind w:left="0" w:firstLine="420"/>
            <w:jc w:val="both"/>
          </w:pPr>
        </w:pPrChange>
      </w:pPr>
      <w:r>
        <m:rPr/>
        <w:rPr>
          <w:rFonts w:hint="eastAsia"/>
          <w:b w:val="0"/>
          <w:bCs w:val="0"/>
          <w:lang w:val="en-US" w:eastAsia="zh-CN"/>
        </w:rPr>
        <w:t>所有实验中，通过其 API 调用了 ChatGPT (GPT-3.5) 的 '0301' 版本（称为 gpt-3.5-turbo），以减少模型变化对结果的意外影响。为了提高大型语言模型输出的稳定性，将解码温度设置为0。除非另有说明，研究使用仅限NL的设置进行代码生成，LLMs之间的最大交互次数限制为4。</w:t>
      </w:r>
    </w:p>
    <w:p>
      <w:pPr>
        <w:numPr>
          <w:ilvl w:val="-1"/>
          <w:numId w:val="0"/>
        </w:numPr>
        <w:ind w:left="0" w:firstLine="0"/>
        <w:jc w:val="both"/>
        <m:rPr/>
        <w:rPr>
          <w:rFonts w:hint="eastAsia"/>
          <w:b/>
          <w:bCs/>
          <w:lang w:val="en-US" w:eastAsia="zh-CN"/>
        </w:rPr>
        <w:pPrChange w:id="704" w:author="Charon" w:date="2024-01-26T21:03:13Z">
          <w:pPr>
            <w:numPr>
              <w:ilvl w:val="-1"/>
              <w:numId w:val="0"/>
            </w:numPr>
            <w:ind w:left="0" w:firstLine="0"/>
            <w:jc w:val="both"/>
          </w:pPr>
        </w:pPrChange>
      </w:pPr>
      <w:r>
        <m:rPr/>
        <w:rPr>
          <w:rFonts w:hint="eastAsia"/>
          <w:b/>
          <w:bCs/>
          <w:lang w:val="en-US" w:eastAsia="zh-CN"/>
        </w:rPr>
        <w:t>4.3评价：</w:t>
      </w:r>
    </w:p>
    <w:p>
      <w:pPr>
        <w:numPr>
          <w:ilvl w:val="-1"/>
          <w:numId w:val="0"/>
        </w:numPr>
        <w:ind w:left="0" w:firstLine="420"/>
        <w:jc w:val="both"/>
        <m:rPr/>
        <w:rPr>
          <w:ins w:id="705" w:author="Charon" w:date="2024-01-26T21:01:10Z"/>
          <w:rFonts w:hint="default"/>
          <w:b w:val="0"/>
          <w:bCs w:val="0"/>
          <w:lang w:val="en-US" w:eastAsia="zh-CN"/>
        </w:rPr>
      </w:pPr>
      <w:r>
        <m:rPr/>
        <w:rPr>
          <w:rFonts w:hint="default"/>
          <w:b w:val="0"/>
          <w:bCs w:val="0"/>
          <w:lang w:val="en-US" w:eastAsia="zh-CN"/>
        </w:rPr>
        <w:t>通过执行测试用例来衡量 top-k 生成代码的功能正确性，可表述为</w:t>
      </w:r>
    </w:p>
    <w:p>
      <w:pPr>
        <w:numPr>
          <w:ilvl w:val="-1"/>
          <w:numId w:val="0"/>
        </w:numPr>
        <w:ind w:left="0" w:firstLine="420"/>
        <w:jc w:val="both"/>
        <m:rPr/>
        <w:rPr>
          <w:rFonts w:hint="default"/>
          <w:b w:val="0"/>
          <w:bCs w:val="0"/>
          <w:lang w:val="en-US" w:eastAsia="zh-CN"/>
        </w:rPr>
      </w:pPr>
      <m:oMathPara>
        <m:oMath>
          <m:r>
            <m:rPr>
              <m:sty m:val="p"/>
            </m:rPr>
            <w:rPr>
              <w:rFonts w:hint="default" w:ascii="Cambria Math" w:hAnsi="Cambria Math" w:cstheme="minorBidi"/>
              <w:kern w:val="2"/>
              <w:sz w:val="24"/>
              <w:szCs w:val="24"/>
              <w:lang w:val="en-US" w:eastAsia="zh-CN" w:bidi="ar-SA"/>
            </w:rPr>
            <m:t>P</m:t>
          </m:r>
          <m:r>
            <m:rPr>
              <m:sty m:val="p"/>
            </m:rPr>
            <w:rPr>
              <w:rFonts w:hint="eastAsia" w:ascii="Cambria Math" w:hAnsi="Cambria Math" w:cstheme="minorBidi"/>
              <w:kern w:val="2"/>
              <w:sz w:val="24"/>
              <w:szCs w:val="24"/>
              <w:lang w:val="en-US" w:eastAsia="zh-CN" w:bidi="ar-SA"/>
            </w:rPr>
            <m:t>ass</m:t>
          </m:r>
          <m:r>
            <m:rPr>
              <m:sty m:val="p"/>
            </m:rPr>
            <w:rPr>
              <w:rFonts w:hint="default" w:ascii="Cambria Math" w:hAnsi="Cambria Math" w:cstheme="minorBidi"/>
              <w:kern w:val="2"/>
              <w:sz w:val="24"/>
              <w:szCs w:val="24"/>
              <w:lang w:val="en-US" w:eastAsia="zh-CN" w:bidi="ar-SA"/>
            </w:rPr>
            <m:t>@k=</m:t>
          </m:r>
          <m:sSub>
            <m:sSubPr>
              <m:ctrlPr>
                <m:rPr/>
                <w:rPr>
                  <w:rFonts w:hint="default" w:ascii="Cambria Math" w:hAnsi="Cambria Math" w:cstheme="minorBidi"/>
                  <w:b w:val="0"/>
                  <w:bCs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E</m:t>
              </m:r>
              <m:ctrlPr>
                <m:rPr/>
                <w:rPr>
                  <w:rFonts w:hint="default" w:ascii="Cambria Math" w:hAnsi="Cambria Math" w:cstheme="minorBidi"/>
                  <w:b w:val="0"/>
                  <w:bCs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problems</m:t>
              </m:r>
              <m:ctrlPr>
                <m:rPr/>
                <w:rPr>
                  <w:rFonts w:hint="default" w:ascii="Cambria Math" w:hAnsi="Cambria Math" w:cstheme="minorBidi"/>
                  <w:b w:val="0"/>
                  <w:bCs w:val="0"/>
                  <w:kern w:val="2"/>
                  <w:sz w:val="24"/>
                  <w:szCs w:val="24"/>
                  <w:lang w:val="en-US" w:eastAsia="zh-CN" w:bidi="ar-SA"/>
                </w:rPr>
              </m:ctrlPr>
            </m:sub>
          </m:sSub>
          <m:d>
            <m:dPr>
              <m:begChr m:val="["/>
              <m:endChr m:val="]"/>
              <m:ctrlPr>
                <m:rPr/>
                <w:rPr>
                  <w:rFonts w:hint="default" w:ascii="Cambria Math" w:hAnsi="Cambria Math" w:cstheme="minorBidi"/>
                  <w:b w:val="0"/>
                  <w:bCs w:val="0"/>
                  <w:kern w:val="2"/>
                  <w:sz w:val="24"/>
                  <w:szCs w:val="24"/>
                  <w:lang w:val="en-US" w:eastAsia="zh-CN" w:bidi="ar-SA"/>
                </w:rPr>
              </m:ctrlPr>
            </m:dPr>
            <m:e>
              <m:r>
                <m:rPr>
                  <m:sty m:val="p"/>
                </m:rPr>
                <w:rPr>
                  <w:rFonts w:hint="default" w:ascii="Cambria Math" w:hAnsi="Cambria Math" w:cstheme="minorBidi"/>
                  <w:kern w:val="2"/>
                  <w:sz w:val="24"/>
                  <w:szCs w:val="24"/>
                  <w:lang w:val="en-US" w:eastAsia="zh-CN" w:bidi="ar-SA"/>
                </w:rPr>
                <m:t>1−</m:t>
              </m:r>
              <m:f>
                <m:fPr>
                  <m:ctrlPr>
                    <m:rPr/>
                    <w:rPr>
                      <w:rFonts w:hint="default" w:ascii="Cambria Math" w:hAnsi="Cambria Math" w:cstheme="minorBidi"/>
                      <w:b w:val="0"/>
                      <w:bCs w:val="0"/>
                      <w:kern w:val="2"/>
                      <w:sz w:val="24"/>
                      <w:szCs w:val="24"/>
                      <w:lang w:val="en-US" w:eastAsia="zh-CN" w:bidi="ar-SA"/>
                    </w:rPr>
                  </m:ctrlPr>
                </m:fPr>
                <m:num>
                  <m:d>
                    <m:dPr>
                      <m:ctrlPr>
                        <m:rPr/>
                        <w:rPr>
                          <w:rFonts w:hint="default" w:ascii="Cambria Math" w:hAnsi="Cambria Math" w:cstheme="minorBidi"/>
                          <w:b w:val="0"/>
                          <w:bCs w:val="0"/>
                          <w:kern w:val="2"/>
                          <w:sz w:val="24"/>
                          <w:szCs w:val="24"/>
                          <w:lang w:val="en-US" w:eastAsia="zh-CN" w:bidi="ar-SA"/>
                        </w:rPr>
                      </m:ctrlPr>
                    </m:dPr>
                    <m:e>
                      <m:f>
                        <m:fPr>
                          <m:type m:val="nobar"/>
                          <m:ctrlPr>
                            <m:rPr/>
                            <w:rPr>
                              <w:rFonts w:hint="default" w:ascii="Cambria Math" w:hAnsi="Cambria Math" w:cstheme="minorBidi"/>
                              <w:b w:val="0"/>
                              <w:bCs w:val="0"/>
                              <w:kern w:val="2"/>
                              <w:sz w:val="24"/>
                              <w:szCs w:val="24"/>
                              <w:lang w:val="en-US" w:eastAsia="zh-CN" w:bidi="ar-SA"/>
                            </w:rPr>
                          </m:ctrlPr>
                        </m:fPr>
                        <m:num>
                          <m:r>
                            <m:rPr>
                              <m:sty m:val="p"/>
                            </m:rPr>
                            <w:rPr>
                              <w:rFonts w:hint="default" w:ascii="Cambria Math" w:hAnsi="Cambria Math" w:cstheme="minorBidi"/>
                              <w:kern w:val="2"/>
                              <w:sz w:val="24"/>
                              <w:szCs w:val="24"/>
                              <w:lang w:val="en-US" w:eastAsia="zh-CN" w:bidi="ar-SA"/>
                            </w:rPr>
                            <m:t>n−c</m:t>
                          </m:r>
                          <m:ctrlPr>
                            <m:rPr/>
                            <w:rPr>
                              <w:rFonts w:hint="default" w:ascii="Cambria Math" w:hAnsi="Cambria Math" w:cstheme="minorBidi"/>
                              <w:b w:val="0"/>
                              <w:bCs w:val="0"/>
                              <w:kern w:val="2"/>
                              <w:sz w:val="24"/>
                              <w:szCs w:val="24"/>
                              <w:lang w:val="en-US" w:eastAsia="zh-CN" w:bidi="ar-SA"/>
                            </w:rPr>
                          </m:ctrlPr>
                        </m:num>
                        <m:den>
                          <m:r>
                            <m:rPr>
                              <m:sty m:val="p"/>
                            </m:rPr>
                            <w:rPr>
                              <w:rFonts w:hint="default" w:ascii="Cambria Math" w:hAnsi="Cambria Math" w:cstheme="minorBidi"/>
                              <w:kern w:val="2"/>
                              <w:sz w:val="24"/>
                              <w:szCs w:val="24"/>
                              <w:lang w:val="en-US" w:eastAsia="zh-CN" w:bidi="ar-SA"/>
                            </w:rPr>
                            <m:t>k</m:t>
                          </m:r>
                          <m:ctrlPr>
                            <m:rPr/>
                            <w:rPr>
                              <w:rFonts w:hint="default" w:ascii="Cambria Math" w:hAnsi="Cambria Math" w:cstheme="minorBidi"/>
                              <w:b w:val="0"/>
                              <w:bCs w:val="0"/>
                              <w:kern w:val="2"/>
                              <w:sz w:val="24"/>
                              <w:szCs w:val="24"/>
                              <w:lang w:val="en-US" w:eastAsia="zh-CN" w:bidi="ar-SA"/>
                            </w:rPr>
                          </m:ctrlPr>
                        </m:den>
                      </m:f>
                      <m:ctrlPr>
                        <m:rPr/>
                        <w:rPr>
                          <w:rFonts w:hint="default" w:ascii="Cambria Math" w:hAnsi="Cambria Math" w:cstheme="minorBidi"/>
                          <w:b w:val="0"/>
                          <w:bCs w:val="0"/>
                          <w:kern w:val="2"/>
                          <w:sz w:val="24"/>
                          <w:szCs w:val="24"/>
                          <w:lang w:val="en-US" w:eastAsia="zh-CN" w:bidi="ar-SA"/>
                        </w:rPr>
                      </m:ctrlPr>
                    </m:e>
                  </m:d>
                  <m:ctrlPr>
                    <m:rPr/>
                    <w:rPr>
                      <w:rFonts w:hint="default" w:ascii="Cambria Math" w:hAnsi="Cambria Math" w:cstheme="minorBidi"/>
                      <w:b w:val="0"/>
                      <w:bCs w:val="0"/>
                      <w:kern w:val="2"/>
                      <w:sz w:val="24"/>
                      <w:szCs w:val="24"/>
                      <w:lang w:val="en-US" w:eastAsia="zh-CN" w:bidi="ar-SA"/>
                    </w:rPr>
                  </m:ctrlPr>
                </m:num>
                <m:den>
                  <m:d>
                    <m:dPr>
                      <m:ctrlPr>
                        <m:rPr/>
                        <w:rPr>
                          <w:rFonts w:hint="default" w:ascii="Cambria Math" w:hAnsi="Cambria Math" w:cstheme="minorBidi"/>
                          <w:b w:val="0"/>
                          <w:bCs w:val="0"/>
                          <w:kern w:val="2"/>
                          <w:sz w:val="24"/>
                          <w:szCs w:val="24"/>
                          <w:lang w:val="en-US" w:eastAsia="zh-CN" w:bidi="ar-SA"/>
                        </w:rPr>
                      </m:ctrlPr>
                    </m:dPr>
                    <m:e>
                      <m:f>
                        <m:fPr>
                          <m:type m:val="nobar"/>
                          <m:ctrlPr>
                            <m:rPr/>
                            <w:rPr>
                              <w:rFonts w:hint="default" w:ascii="Cambria Math" w:hAnsi="Cambria Math" w:cstheme="minorBidi"/>
                              <w:b w:val="0"/>
                              <w:bCs w:val="0"/>
                              <w:kern w:val="2"/>
                              <w:sz w:val="24"/>
                              <w:szCs w:val="24"/>
                              <w:lang w:val="en-US" w:eastAsia="zh-CN" w:bidi="ar-SA"/>
                            </w:rPr>
                          </m:ctrlPr>
                        </m:fPr>
                        <m:num>
                          <m:r>
                            <m:rPr>
                              <m:sty m:val="p"/>
                            </m:rPr>
                            <w:rPr>
                              <w:rFonts w:hint="default" w:ascii="Cambria Math" w:hAnsi="Cambria Math" w:cstheme="minorBidi"/>
                              <w:kern w:val="2"/>
                              <w:sz w:val="24"/>
                              <w:szCs w:val="24"/>
                              <w:lang w:val="en-US" w:eastAsia="zh-CN" w:bidi="ar-SA"/>
                            </w:rPr>
                            <m:t>n</m:t>
                          </m:r>
                          <m:ctrlPr>
                            <m:rPr/>
                            <w:rPr>
                              <w:rFonts w:hint="default" w:ascii="Cambria Math" w:hAnsi="Cambria Math" w:cstheme="minorBidi"/>
                              <w:b w:val="0"/>
                              <w:bCs w:val="0"/>
                              <w:kern w:val="2"/>
                              <w:sz w:val="24"/>
                              <w:szCs w:val="24"/>
                              <w:lang w:val="en-US" w:eastAsia="zh-CN" w:bidi="ar-SA"/>
                            </w:rPr>
                          </m:ctrlPr>
                        </m:num>
                        <m:den>
                          <m:r>
                            <m:rPr>
                              <m:sty m:val="p"/>
                            </m:rPr>
                            <w:rPr>
                              <w:rFonts w:hint="default" w:ascii="Cambria Math" w:hAnsi="Cambria Math" w:cstheme="minorBidi"/>
                              <w:kern w:val="2"/>
                              <w:sz w:val="24"/>
                              <w:szCs w:val="24"/>
                              <w:lang w:val="en-US" w:eastAsia="zh-CN" w:bidi="ar-SA"/>
                            </w:rPr>
                            <m:t>k</m:t>
                          </m:r>
                          <m:ctrlPr>
                            <m:rPr/>
                            <w:rPr>
                              <w:rFonts w:hint="default" w:ascii="Cambria Math" w:hAnsi="Cambria Math" w:cstheme="minorBidi"/>
                              <w:b w:val="0"/>
                              <w:bCs w:val="0"/>
                              <w:kern w:val="2"/>
                              <w:sz w:val="24"/>
                              <w:szCs w:val="24"/>
                              <w:lang w:val="en-US" w:eastAsia="zh-CN" w:bidi="ar-SA"/>
                            </w:rPr>
                          </m:ctrlPr>
                        </m:den>
                      </m:f>
                      <m:ctrlPr>
                        <m:rPr/>
                        <w:rPr>
                          <w:rFonts w:hint="default" w:ascii="Cambria Math" w:hAnsi="Cambria Math" w:cstheme="minorBidi"/>
                          <w:b w:val="0"/>
                          <w:bCs w:val="0"/>
                          <w:kern w:val="2"/>
                          <w:sz w:val="24"/>
                          <w:szCs w:val="24"/>
                          <w:lang w:val="en-US" w:eastAsia="zh-CN" w:bidi="ar-SA"/>
                        </w:rPr>
                      </m:ctrlPr>
                    </m:e>
                  </m:d>
                  <m:ctrlPr>
                    <m:rPr/>
                    <w:rPr>
                      <w:rFonts w:hint="default" w:ascii="Cambria Math" w:hAnsi="Cambria Math" w:cstheme="minorBidi"/>
                      <w:b w:val="0"/>
                      <w:bCs w:val="0"/>
                      <w:kern w:val="2"/>
                      <w:sz w:val="24"/>
                      <w:szCs w:val="24"/>
                      <w:lang w:val="en-US" w:eastAsia="zh-CN" w:bidi="ar-SA"/>
                    </w:rPr>
                  </m:ctrlPr>
                </m:den>
              </m:f>
              <m:ctrlPr>
                <m:rPr/>
                <w:rPr>
                  <w:rFonts w:hint="default" w:ascii="Cambria Math" w:hAnsi="Cambria Math" w:cstheme="minorBidi"/>
                  <w:b w:val="0"/>
                  <w:bCs w:val="0"/>
                  <w:kern w:val="2"/>
                  <w:sz w:val="24"/>
                  <w:szCs w:val="24"/>
                  <w:lang w:val="en-US" w:eastAsia="zh-CN" w:bidi="ar-SA"/>
                </w:rPr>
              </m:ctrlPr>
            </m:e>
          </m:d>
        </m:oMath>
      </m:oMathPara>
    </w:p>
    <w:p>
      <w:pPr>
        <w:numPr>
          <w:ilvl w:val="-1"/>
          <w:numId w:val="0"/>
        </w:numPr>
        <w:ind w:left="0" w:firstLine="0"/>
        <w:jc w:val="both"/>
        <m:rPr/>
        <w:rPr>
          <w:rFonts w:hint="default"/>
          <w:b/>
          <w:bCs/>
          <w:lang w:val="en-US" w:eastAsia="zh-CN"/>
        </w:rPr>
      </w:pPr>
    </w:p>
    <w:p>
      <w:pPr>
        <w:numPr>
          <w:ilvl w:val="0"/>
          <w:numId w:val="2"/>
        </w:numPr>
        <w:ind w:left="0" w:firstLine="0"/>
        <w:jc w:val="both"/>
        <m:rPr/>
        <w:rPr>
          <w:rFonts w:hint="default"/>
          <w:b/>
          <w:bCs/>
          <w:lang w:val="en-US" w:eastAsia="zh-CN"/>
        </w:rPr>
      </w:pPr>
      <w:r>
        <m:rPr/>
        <w:rPr>
          <w:rFonts w:hint="eastAsia"/>
          <w:b/>
          <w:bCs/>
          <w:lang w:val="en-US" w:eastAsia="zh-CN"/>
        </w:rPr>
        <w:t>实验结果</w:t>
      </w:r>
    </w:p>
    <w:p>
      <w:pPr>
        <w:numPr>
          <w:ilvl w:val="1"/>
          <w:numId w:val="2"/>
        </w:numPr>
        <w:ind w:left="0" w:firstLine="0"/>
        <w:jc w:val="both"/>
        <m:rPr/>
        <w:rPr>
          <w:rFonts w:hint="default"/>
          <w:b/>
          <w:bCs/>
          <w:lang w:val="en-US" w:eastAsia="zh-CN"/>
        </w:rPr>
      </w:pPr>
      <w:r>
        <m:rPr/>
        <w:rPr>
          <w:rFonts w:hint="default"/>
          <w:b/>
          <w:bCs/>
          <w:lang w:val="en-US" w:eastAsia="zh-CN"/>
        </w:rPr>
        <w:t>自协作框架的性能提升：</w:t>
      </w:r>
    </w:p>
    <w:p>
      <w:pPr>
        <w:numPr>
          <w:ilvl w:val="-1"/>
          <w:numId w:val="0"/>
        </w:numPr>
        <w:ind w:left="0" w:firstLine="420"/>
        <w:jc w:val="both"/>
        <m:rPr/>
        <w:rPr>
          <w:rFonts w:hint="default"/>
          <w:b w:val="0"/>
          <w:bCs w:val="0"/>
          <w:lang w:val="en-US" w:eastAsia="zh-CN"/>
        </w:rPr>
      </w:pPr>
      <w:r>
        <m:rPr/>
        <w:rPr>
          <w:rFonts w:hint="eastAsia"/>
          <w:b w:val="0"/>
          <w:bCs w:val="0"/>
          <w:lang w:val="en-US" w:eastAsia="zh-CN"/>
        </w:rPr>
        <w:t>实验显示</w:t>
      </w:r>
      <w:r>
        <m:rPr/>
        <w:rPr>
          <w:rFonts w:hint="default"/>
          <w:b w:val="0"/>
          <w:bCs w:val="0"/>
          <w:lang w:val="en-US" w:eastAsia="zh-CN"/>
        </w:rPr>
        <w:t>该自协作框架显著提高了基础大型语言模型（LLM）的性能。特别是，包括分析师、编码员和测试员的简单三人团队基于 ChatGPT (GPT-3.5) 的自协作代码生成，在四个代码生成基准测试中都取得了最佳性能，甚至超过了 GPT-4。与仅使用 ChatGPT (GPT-3.5) 相比，该框架提供的改进相当显著，相对增幅在 29.9% 到 34.6% 之间。</w:t>
      </w:r>
      <w:r>
        <m:rPr/>
        <w:rPr>
          <w:rFonts w:hint="default"/>
          <w:b w:val="0"/>
          <w:bCs w:val="0"/>
          <w:lang w:val="en-US" w:eastAsia="zh-CN"/>
        </w:rPr>
        <w:t>同时，自协作代码生成在与扩展测试用例相关的数据集（如 HumanEval-ET 和 MBPP-ET）上取得了更显著的改进，表明该框架能有效协助基础 LLM 生成更可靠的代码。</w:t>
      </w:r>
      <w:ins w:id="706" w:author="Charon" w:date="2024-01-26T21:18:30Z">
        <w:r>
          <m:rPr/>
          <w:rPr>
            <w:rFonts w:hint="eastAsia"/>
            <w:b w:val="0"/>
            <w:bCs w:val="0"/>
            <w:lang w:val="en-US" w:eastAsia="zh-CN"/>
          </w:rPr>
          <w:t>性能比较</w:t>
        </w:r>
      </w:ins>
      <w:ins w:id="707" w:author="Charon" w:date="2024-01-26T21:18:31Z">
        <w:r>
          <m:rPr/>
          <w:rPr>
            <w:rFonts w:hint="eastAsia"/>
            <w:b w:val="0"/>
            <w:bCs w:val="0"/>
            <w:lang w:val="en-US" w:eastAsia="zh-CN"/>
          </w:rPr>
          <w:t>如表</w:t>
        </w:r>
      </w:ins>
      <w:ins w:id="708" w:author="Charon" w:date="2024-01-26T21:18:32Z">
        <w:r>
          <m:rPr/>
          <w:rPr>
            <w:rFonts w:hint="eastAsia"/>
            <w:b w:val="0"/>
            <w:bCs w:val="0"/>
            <w:lang w:val="en-US" w:eastAsia="zh-CN"/>
          </w:rPr>
          <w:t>1</w:t>
        </w:r>
      </w:ins>
      <w:ins w:id="709" w:author="Charon" w:date="2024-01-26T21:18:33Z">
        <w:r>
          <m:rPr/>
          <w:rPr>
            <w:rFonts w:hint="eastAsia"/>
            <w:b w:val="0"/>
            <w:bCs w:val="0"/>
            <w:lang w:val="en-US" w:eastAsia="zh-CN"/>
          </w:rPr>
          <w:t>所示</w:t>
        </w:r>
      </w:ins>
    </w:p>
    <w:p>
      <w:pPr>
        <w:numPr>
          <w:ilvl w:val="-1"/>
          <w:numId w:val="0"/>
        </w:numPr>
        <w:ind w:left="0" w:firstLine="420"/>
        <w:jc w:val="center"/>
      </w:pPr>
      <w:r>
        <w:drawing>
          <wp:inline distT="0" distB="0" distL="114300" distR="114300">
            <wp:extent cx="4714875" cy="1599565"/>
            <wp:effectExtent l="0" t="0" r="952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714875" cy="1599565"/>
                    </a:xfrm>
                    <a:prstGeom prst="rect">
                      <a:avLst/>
                    </a:prstGeom>
                    <a:noFill/>
                    <a:ln>
                      <a:noFill/>
                    </a:ln>
                  </pic:spPr>
                </pic:pic>
              </a:graphicData>
            </a:graphic>
          </wp:inline>
        </w:drawing>
      </w:r>
    </w:p>
    <w:p>
      <w:pPr>
        <w:numPr>
          <w:ilvl w:val="-1"/>
          <w:numId w:val="0"/>
        </w:numPr>
        <w:ind w:left="0" w:firstLine="420"/>
        <w:jc w:val="center"/>
        <w:rPr>
          <w:rFonts w:hint="eastAsia" w:ascii="楷体" w:hAnsi="楷体" w:eastAsia="楷体" w:cs="楷体"/>
          <w:sz w:val="21"/>
          <w:szCs w:val="21"/>
          <w:lang w:val="en-US" w:eastAsia="zh-CN"/>
        </w:rPr>
      </w:pPr>
      <w:ins w:id="710" w:author="Charon" w:date="2024-01-26T21:18:01Z">
        <w:r>
          <w:rPr>
            <w:rFonts w:hint="eastAsia" w:ascii="楷体" w:hAnsi="楷体" w:eastAsia="楷体" w:cs="楷体"/>
            <w:sz w:val="21"/>
            <w:szCs w:val="21"/>
            <w:lang w:val="en-US" w:eastAsia="zh-CN"/>
          </w:rPr>
          <w:t>表</w:t>
        </w:r>
      </w:ins>
      <w:ins w:id="711" w:author="Charon" w:date="2024-01-26T21:18:07Z">
        <w:r>
          <w:rPr>
            <w:rFonts w:hint="eastAsia" w:ascii="楷体" w:hAnsi="楷体" w:eastAsia="楷体" w:cs="楷体"/>
            <w:sz w:val="21"/>
            <w:szCs w:val="21"/>
            <w:lang w:val="en-US" w:eastAsia="zh-CN"/>
          </w:rPr>
          <w:t>1</w:t>
        </w:r>
      </w:ins>
      <w:r>
        <w:rPr>
          <w:rFonts w:hint="eastAsia" w:ascii="楷体" w:hAnsi="楷体" w:eastAsia="楷体" w:cs="楷体"/>
          <w:sz w:val="21"/>
          <w:szCs w:val="21"/>
          <w:lang w:val="en-US" w:eastAsia="zh-CN"/>
        </w:rPr>
        <w:t>. 自协作框架与不同模型在基准测试上的性能比较</w:t>
      </w:r>
      <w:r>
        <w:rPr>
          <w:rFonts w:hint="eastAsia" w:ascii="楷体" w:hAnsi="楷体" w:eastAsia="楷体" w:cs="楷体"/>
          <w:sz w:val="21"/>
          <w:szCs w:val="21"/>
          <w:lang w:val="en-US" w:eastAsia="zh-CN"/>
        </w:rPr>
        <w:t>。</w:t>
      </w:r>
    </w:p>
    <w:p>
      <w:pPr>
        <w:numPr>
          <w:ilvl w:val="1"/>
          <w:numId w:val="2"/>
        </w:numPr>
        <w:ind w:left="0" w:firstLine="0"/>
        <w:jc w:val="left"/>
        <m:rPr/>
        <w:rPr>
          <w:rFonts w:hint="default"/>
          <w:b/>
          <w:bCs/>
          <w:lang w:val="en-US" w:eastAsia="zh-CN"/>
        </w:rPr>
      </w:pPr>
      <w:r>
        <w:rPr>
          <w:rFonts w:hint="eastAsia"/>
          <w:b/>
          <w:bCs/>
          <w:lang w:val="en-US" w:eastAsia="zh-CN"/>
        </w:rPr>
        <w:t>添加</w:t>
      </w:r>
      <w:r>
        <w:rPr>
          <w:rFonts w:ascii="Times New Roman" w:hAnsi="Times New Roman" w:eastAsia="宋体" w:cstheme="minorBidi"/>
          <w:b/>
          <w:bCs/>
          <w:i w:val="0"/>
          <w:iCs w:val="0"/>
          <w:caps w:val="0"/>
          <w:spacing w:val="0"/>
          <w:sz w:val="24"/>
          <w:szCs w:val="24"/>
        </w:rPr>
        <w:t>不同角色的性能评估</w:t>
      </w:r>
    </w:p>
    <w:p>
      <w:pPr>
        <w:numPr>
          <w:ilvl w:val="-1"/>
          <w:numId w:val="0"/>
        </w:numPr>
        <w:ind w:left="0" w:firstLine="420"/>
        <w:jc w:val="left"/>
        <m:rPr/>
        <w:rPr>
          <w:ins w:id="712" w:author="Charon" w:date="2024-01-26T21:18:51Z"/>
          <w:rFonts w:hint="default"/>
          <w:lang w:val="en-US" w:eastAsia="zh-CN"/>
        </w:rPr>
      </w:pPr>
      <w:r>
        <m:rPr/>
        <w:rPr>
          <w:rFonts w:hint="eastAsia"/>
          <w:lang w:val="en-US" w:eastAsia="zh-CN"/>
        </w:rPr>
        <w:t>实验</w:t>
      </w:r>
      <w:r>
        <m:rPr/>
        <w:rPr>
          <w:rFonts w:hint="default"/>
          <w:lang w:val="en-US" w:eastAsia="zh-CN"/>
        </w:rPr>
        <w:t>评估了在仅依赖自然语言描述（NL）的设置中，每个 ChatGPT 角色在自协作框架中的性能。结果显示，与仅使用编码员角色相比，组建团队后（无论是两角色还是三角色团队）性能都有显著提升。特别是在 HumanEval 和 HumanEval-ET 基准上，编码员-分析</w:t>
      </w:r>
      <w:ins w:id="713" w:author="Charon" w:date="2024-01-26T21:17:41Z">
        <w:r>
          <m:rPr/>
          <w:rPr>
            <w:rFonts w:hint="eastAsia"/>
            <w:lang w:val="en-US" w:eastAsia="zh-CN"/>
          </w:rPr>
          <w:t>员</w:t>
        </w:r>
      </w:ins>
      <w:r>
        <m:rPr/>
        <w:rPr>
          <w:rFonts w:hint="default"/>
          <w:lang w:val="en-US" w:eastAsia="zh-CN"/>
        </w:rPr>
        <w:t>-测试员团队取得了最好的结果</w:t>
      </w:r>
      <w:ins w:id="714" w:author="Charon" w:date="2024-01-26T21:17:49Z">
        <w:r>
          <m:rPr/>
          <w:rPr>
            <w:rFonts w:hint="eastAsia"/>
            <w:lang w:val="en-US" w:eastAsia="zh-CN"/>
          </w:rPr>
          <w:t>，</w:t>
        </w:r>
      </w:ins>
      <w:ins w:id="715" w:author="Charon" w:date="2024-01-26T21:17:50Z">
        <w:r>
          <m:rPr/>
          <w:rPr>
            <w:rFonts w:hint="eastAsia"/>
            <w:lang w:val="en-US" w:eastAsia="zh-CN"/>
          </w:rPr>
          <w:t>如</w:t>
        </w:r>
      </w:ins>
      <w:ins w:id="716" w:author="Charon" w:date="2024-01-26T21:18:39Z">
        <w:r>
          <m:rPr/>
          <w:rPr>
            <w:rFonts w:hint="eastAsia"/>
            <w:lang w:val="en-US" w:eastAsia="zh-CN"/>
          </w:rPr>
          <w:t>表</w:t>
        </w:r>
      </w:ins>
      <w:ins w:id="717" w:author="Charon" w:date="2024-01-26T21:18:40Z">
        <w:r>
          <m:rPr/>
          <w:rPr>
            <w:rFonts w:hint="eastAsia"/>
            <w:lang w:val="en-US" w:eastAsia="zh-CN"/>
          </w:rPr>
          <w:t>2</w:t>
        </w:r>
      </w:ins>
      <w:ins w:id="718" w:author="Charon" w:date="2024-01-26T21:17:52Z">
        <w:r>
          <m:rPr/>
          <w:rPr>
            <w:rFonts w:hint="eastAsia"/>
            <w:lang w:val="en-US" w:eastAsia="zh-CN"/>
          </w:rPr>
          <w:t>所示</w:t>
        </w:r>
      </w:ins>
      <w:r>
        <m:rPr/>
        <w:rPr>
          <w:rFonts w:hint="default"/>
          <w:lang w:val="en-US" w:eastAsia="zh-CN"/>
        </w:rPr>
        <w:t>。</w:t>
      </w:r>
    </w:p>
    <w:p>
      <w:pPr>
        <w:numPr>
          <w:ilvl w:val="-1"/>
          <w:numId w:val="0"/>
        </w:numPr>
        <w:ind w:left="0" w:firstLine="0"/>
        <w:jc w:val="both"/>
        <m:rPr/>
        <w:rPr>
          <w:ins w:id="719" w:author="Charon" w:date="2024-01-26T21:17:54Z"/>
          <w:rFonts w:hint="default"/>
          <w:lang w:val="en-US" w:eastAsia="zh-CN"/>
        </w:rPr>
      </w:pPr>
      <w:ins w:id="720" w:author="Charon" w:date="2024-01-26T21:18:51Z">
        <w:r>
          <w:rPr/>
          <w:drawing>
            <wp:inline distT="0" distB="0" distL="114300" distR="114300">
              <wp:extent cx="5274310" cy="9677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967740"/>
                      </a:xfrm>
                      <a:prstGeom prst="rect">
                        <a:avLst/>
                      </a:prstGeom>
                      <a:noFill/>
                      <a:ln>
                        <a:noFill/>
                      </a:ln>
                    </pic:spPr>
                  </pic:pic>
                </a:graphicData>
              </a:graphic>
            </wp:inline>
          </w:drawing>
        </w:r>
      </w:ins>
    </w:p>
    <w:p>
      <w:pPr>
        <w:numPr>
          <w:ilvl w:val="-1"/>
          <w:numId w:val="0"/>
        </w:numPr>
        <w:ind w:left="0" w:firstLine="420"/>
        <w:jc w:val="center"/>
        <m:rPr/>
        <w:rPr>
          <w:ins w:id="722" w:author="Charon" w:date="2024-01-26T21:19:34Z"/>
          <w:rFonts w:hint="eastAsia" w:ascii="楷体" w:hAnsi="楷体" w:eastAsia="楷体" w:cs="楷体"/>
          <w:sz w:val="21"/>
          <w:szCs w:val="21"/>
          <w:lang w:val="en-US" w:eastAsia="zh-CN"/>
        </w:rPr>
      </w:pPr>
      <w:ins w:id="723" w:author="Charon" w:date="2024-01-26T21:19:00Z">
        <w:r>
          <m:rPr/>
          <w:rPr>
            <w:rFonts w:hint="eastAsia" w:ascii="楷体" w:hAnsi="楷体" w:eastAsia="楷体" w:cs="楷体"/>
            <w:sz w:val="21"/>
            <w:szCs w:val="21"/>
            <w:lang w:val="en-US" w:eastAsia="zh-CN"/>
          </w:rPr>
          <w:t>表</w:t>
        </w:r>
      </w:ins>
      <w:ins w:id="724" w:author="Charon" w:date="2024-01-26T21:19:02Z">
        <w:r>
          <m:rPr/>
          <w:rPr>
            <w:rFonts w:hint="eastAsia" w:ascii="楷体" w:hAnsi="楷体" w:eastAsia="楷体" w:cs="楷体"/>
            <w:sz w:val="21"/>
            <w:szCs w:val="21"/>
            <w:lang w:val="en-US" w:eastAsia="zh-CN"/>
          </w:rPr>
          <w:t>2.</w:t>
        </w:r>
      </w:ins>
      <w:ins w:id="725" w:author="Charon" w:date="2024-01-26T21:19:03Z">
        <w:r>
          <m:rPr/>
          <w:rPr>
            <w:rFonts w:hint="eastAsia" w:ascii="楷体" w:hAnsi="楷体" w:eastAsia="楷体" w:cs="楷体"/>
            <w:sz w:val="21"/>
            <w:szCs w:val="21"/>
            <w:lang w:val="en-US" w:eastAsia="zh-CN"/>
          </w:rPr>
          <w:t xml:space="preserve"> </w:t>
        </w:r>
      </w:ins>
      <w:ins w:id="726" w:author="Charon" w:date="2024-01-26T21:19:04Z">
        <w:r>
          <m:rPr/>
          <w:rPr>
            <w:rFonts w:hint="eastAsia" w:ascii="楷体" w:hAnsi="楷体" w:eastAsia="楷体" w:cs="楷体"/>
            <w:sz w:val="21"/>
            <w:szCs w:val="21"/>
            <w:lang w:val="en-US" w:eastAsia="zh-CN"/>
          </w:rPr>
          <w:t>添加</w:t>
        </w:r>
      </w:ins>
      <w:ins w:id="727" w:author="Charon" w:date="2024-01-26T21:19:05Z">
        <w:r>
          <m:rPr/>
          <w:rPr>
            <w:rFonts w:hint="eastAsia" w:ascii="楷体" w:hAnsi="楷体" w:eastAsia="楷体" w:cs="楷体"/>
            <w:sz w:val="21"/>
            <w:szCs w:val="21"/>
            <w:lang w:val="en-US" w:eastAsia="zh-CN"/>
          </w:rPr>
          <w:t>不同</w:t>
        </w:r>
      </w:ins>
      <w:ins w:id="728" w:author="Charon" w:date="2024-01-26T21:19:06Z">
        <w:r>
          <m:rPr/>
          <w:rPr>
            <w:rFonts w:hint="eastAsia" w:ascii="楷体" w:hAnsi="楷体" w:eastAsia="楷体" w:cs="楷体"/>
            <w:sz w:val="21"/>
            <w:szCs w:val="21"/>
            <w:lang w:val="en-US" w:eastAsia="zh-CN"/>
          </w:rPr>
          <w:t>角色在</w:t>
        </w:r>
      </w:ins>
      <w:ins w:id="729" w:author="Charon" w:date="2024-01-26T21:19:10Z">
        <w:r>
          <m:rPr/>
          <w:rPr>
            <w:rFonts w:hint="eastAsia" w:ascii="楷体" w:hAnsi="楷体" w:eastAsia="楷体" w:cs="楷体"/>
            <w:sz w:val="21"/>
            <w:szCs w:val="21"/>
            <w:lang w:val="en-US" w:eastAsia="zh-CN"/>
          </w:rPr>
          <w:t>基准测试</w:t>
        </w:r>
      </w:ins>
      <w:ins w:id="730" w:author="Charon" w:date="2024-01-26T21:19:11Z">
        <w:r>
          <m:rPr/>
          <w:rPr>
            <w:rFonts w:hint="eastAsia" w:ascii="楷体" w:hAnsi="楷体" w:eastAsia="楷体" w:cs="楷体"/>
            <w:sz w:val="21"/>
            <w:szCs w:val="21"/>
            <w:lang w:val="en-US" w:eastAsia="zh-CN"/>
          </w:rPr>
          <w:t>上的</w:t>
        </w:r>
      </w:ins>
      <w:ins w:id="731" w:author="Charon" w:date="2024-01-26T21:19:12Z">
        <w:r>
          <m:rPr/>
          <w:rPr>
            <w:rFonts w:hint="eastAsia" w:ascii="楷体" w:hAnsi="楷体" w:eastAsia="楷体" w:cs="楷体"/>
            <w:sz w:val="21"/>
            <w:szCs w:val="21"/>
            <w:lang w:val="en-US" w:eastAsia="zh-CN"/>
          </w:rPr>
          <w:t>性能</w:t>
        </w:r>
      </w:ins>
      <w:ins w:id="732" w:author="Charon" w:date="2024-01-26T21:19:13Z">
        <w:r>
          <m:rPr/>
          <w:rPr>
            <w:rFonts w:hint="eastAsia" w:ascii="楷体" w:hAnsi="楷体" w:eastAsia="楷体" w:cs="楷体"/>
            <w:sz w:val="21"/>
            <w:szCs w:val="21"/>
            <w:lang w:val="en-US" w:eastAsia="zh-CN"/>
          </w:rPr>
          <w:t>比较</w:t>
        </w:r>
      </w:ins>
      <w:ins w:id="733" w:author="Charon" w:date="2024-01-26T21:19:14Z">
        <w:r>
          <m:rPr/>
          <w:rPr>
            <w:rFonts w:hint="eastAsia" w:ascii="楷体" w:hAnsi="楷体" w:eastAsia="楷体" w:cs="楷体"/>
            <w:sz w:val="21"/>
            <w:szCs w:val="21"/>
            <w:lang w:val="en-US" w:eastAsia="zh-CN"/>
          </w:rPr>
          <w:t>。</w:t>
        </w:r>
      </w:ins>
    </w:p>
    <w:p>
      <w:pPr>
        <w:numPr>
          <w:ilvl w:val="1"/>
          <w:numId w:val="2"/>
        </w:numPr>
        <w:ind w:left="0" w:firstLine="0"/>
        <w:jc w:val="left"/>
        <m:rPr/>
        <w:rPr>
          <w:rFonts w:hint="default" w:ascii="Times New Roman" w:hAnsi="Times New Roman" w:eastAsia="宋体" w:cstheme="minorBidi"/>
          <w:b/>
          <w:bCs/>
          <w:sz w:val="24"/>
          <w:szCs w:val="24"/>
          <w:lang w:val="en-US" w:eastAsia="zh-CN"/>
        </w:rPr>
      </w:pPr>
      <w:r>
        <m:rPr/>
        <w:rPr>
          <w:rFonts w:hint="default" w:ascii="Times New Roman" w:hAnsi="Times New Roman" w:eastAsia="宋体" w:cstheme="minorBidi"/>
          <w:b/>
          <w:bCs/>
          <w:sz w:val="24"/>
          <w:szCs w:val="24"/>
          <w:lang w:val="en-US" w:eastAsia="zh-CN"/>
        </w:rPr>
        <w:t>角色扮演策略的有效性验证</w:t>
      </w:r>
    </w:p>
    <w:p>
      <w:pPr>
        <w:numPr>
          <w:ilvl w:val="-1"/>
          <w:numId w:val="0"/>
        </w:numPr>
        <w:ind w:left="0" w:firstLine="420"/>
        <w:jc w:val="left"/>
        <w:rPr>
          <w:ins w:id="735" w:author="Charon" w:date="2024-01-26T21:23:03Z"/>
        </w:rPr>
        <w:pPrChange w:id="734" w:author="Charon" w:date="2024-01-26T21:23:06Z">
          <w:pPr>
            <w:numPr>
              <w:ilvl w:val="-1"/>
              <w:numId w:val="0"/>
            </w:numPr>
            <w:ind w:left="0" w:firstLine="420"/>
            <w:jc w:val="left"/>
          </w:pPr>
        </w:pPrChange>
      </w:pPr>
      <w:r>
        <m:rPr/>
        <w:rPr>
          <w:rFonts w:hint="default" w:ascii="Times New Roman" w:hAnsi="Times New Roman" w:eastAsia="宋体" w:cstheme="minorBidi"/>
          <w:b w:val="0"/>
          <w:bCs w:val="0"/>
          <w:sz w:val="24"/>
          <w:szCs w:val="24"/>
          <w:lang w:val="en-US" w:eastAsia="zh-CN"/>
        </w:rPr>
        <w:t>为了进一步验证角色扮演策略的有效性，与两个无角色扮演</w:t>
      </w:r>
      <w:ins w:id="736" w:author="Charon" w:date="2024-01-26T21:23:51Z">
        <w:r>
          <m:rPr/>
          <w:rPr>
            <w:rFonts w:hint="eastAsia" w:cstheme="minorBidi"/>
            <w:b w:val="0"/>
            <w:bCs w:val="0"/>
            <w:sz w:val="24"/>
            <w:szCs w:val="24"/>
            <w:lang w:val="en-US" w:eastAsia="zh-CN"/>
          </w:rPr>
          <w:t>方法</w:t>
        </w:r>
      </w:ins>
      <w:del w:id="737" w:author="Charon" w:date="2024-01-26T21:23:51Z">
        <w:r>
          <m:rPr/>
          <w:rPr>
            <w:rFonts w:hint="eastAsia" w:cstheme="minorBidi"/>
            <w:b w:val="0"/>
            <w:bCs w:val="0"/>
            <w:sz w:val="24"/>
            <w:szCs w:val="24"/>
            <w:lang w:val="en-US" w:eastAsia="zh-CN"/>
          </w:rPr>
          <w:delText>基线</w:delText>
        </w:r>
      </w:del>
      <w:r>
        <m:rPr/>
        <w:rPr>
          <w:rFonts w:hint="default" w:ascii="Times New Roman" w:hAnsi="Times New Roman" w:eastAsia="宋体" w:cstheme="minorBidi"/>
          <w:b w:val="0"/>
          <w:bCs w:val="0"/>
          <w:sz w:val="24"/>
          <w:szCs w:val="24"/>
          <w:lang w:val="en-US" w:eastAsia="zh-CN"/>
        </w:rPr>
        <w:t>（</w:t>
      </w:r>
      <w:r>
        <m:rPr/>
        <w:rPr>
          <w:rFonts w:hint="eastAsia" w:cstheme="minorBidi"/>
          <w:b w:val="0"/>
          <w:bCs w:val="0"/>
          <w:sz w:val="24"/>
          <w:szCs w:val="24"/>
          <w:lang w:val="en-US" w:eastAsia="zh-CN"/>
        </w:rPr>
        <w:t>零样本</w:t>
      </w:r>
      <w:r>
        <m:rPr/>
        <w:rPr>
          <w:rFonts w:hint="default" w:ascii="Times New Roman" w:hAnsi="Times New Roman" w:eastAsia="宋体" w:cstheme="minorBidi"/>
          <w:b w:val="0"/>
          <w:bCs w:val="0"/>
          <w:sz w:val="24"/>
          <w:szCs w:val="24"/>
          <w:lang w:val="en-US" w:eastAsia="zh-CN"/>
        </w:rPr>
        <w:t>指令和</w:t>
      </w:r>
      <w:r>
        <m:rPr/>
        <w:rPr>
          <w:rFonts w:hint="eastAsia" w:cstheme="minorBidi"/>
          <w:b w:val="0"/>
          <w:bCs w:val="0"/>
          <w:sz w:val="24"/>
          <w:szCs w:val="24"/>
          <w:lang w:val="en-US" w:eastAsia="zh-CN"/>
        </w:rPr>
        <w:t>少样本</w:t>
      </w:r>
      <w:r>
        <m:rPr/>
        <w:rPr>
          <w:rFonts w:hint="default" w:ascii="Times New Roman" w:hAnsi="Times New Roman" w:eastAsia="宋体" w:cstheme="minorBidi"/>
          <w:b w:val="0"/>
          <w:bCs w:val="0"/>
          <w:sz w:val="24"/>
          <w:szCs w:val="24"/>
          <w:lang w:val="en-US" w:eastAsia="zh-CN"/>
        </w:rPr>
        <w:t>提示）</w:t>
      </w:r>
      <w:del w:id="738" w:author="Charon" w:date="2024-01-26T21:22:35Z">
        <w:r>
          <m:rPr/>
          <w:rPr>
            <w:rFonts w:hint="eastAsia" w:cstheme="minorBidi"/>
            <w:b w:val="0"/>
            <w:bCs w:val="0"/>
            <w:sz w:val="24"/>
            <w:szCs w:val="24"/>
            <w:lang w:val="en-US" w:eastAsia="zh-CN"/>
          </w:rPr>
          <w:delText>进行</w:delText>
        </w:r>
      </w:del>
      <w:ins w:id="739" w:author="Charon" w:date="2024-01-26T21:22:36Z">
        <w:r>
          <w:rPr>
            <w:rFonts w:hint="eastAsia" w:cstheme="minorBidi"/>
            <w:b w:val="0"/>
            <w:bCs w:val="0"/>
            <w:sz w:val="24"/>
            <w:szCs w:val="24"/>
            <w:lang w:val="en-US" w:eastAsia="zh-CN"/>
          </w:rPr>
          <w:t>进行</w:t>
        </w:r>
      </w:ins>
      <w:r>
        <m:rPr/>
        <w:rPr>
          <w:rFonts w:hint="default" w:ascii="Times New Roman" w:hAnsi="Times New Roman" w:eastAsia="宋体" w:cstheme="minorBidi"/>
          <w:b w:val="0"/>
          <w:bCs w:val="0"/>
          <w:sz w:val="24"/>
          <w:szCs w:val="24"/>
          <w:lang w:val="en-US" w:eastAsia="zh-CN"/>
        </w:rPr>
        <w:t>比较分析。结果表明，角色扮演方法显著优于无角色扮演的基线</w:t>
      </w:r>
      <w:ins w:id="740" w:author="Charon" w:date="2024-01-26T21:22:27Z">
        <w:r>
          <m:rPr/>
          <w:rPr>
            <w:rFonts w:hint="eastAsia" w:cstheme="minorBidi"/>
            <w:b w:val="0"/>
            <w:bCs w:val="0"/>
            <w:sz w:val="24"/>
            <w:szCs w:val="24"/>
            <w:lang w:val="en-US" w:eastAsia="zh-CN"/>
          </w:rPr>
          <w:t>，</w:t>
        </w:r>
      </w:ins>
      <w:ins w:id="741" w:author="Charon" w:date="2024-01-26T21:22:28Z">
        <w:r>
          <m:rPr/>
          <w:rPr>
            <w:rFonts w:hint="eastAsia" w:cstheme="minorBidi"/>
            <w:b w:val="0"/>
            <w:bCs w:val="0"/>
            <w:sz w:val="24"/>
            <w:szCs w:val="24"/>
            <w:lang w:val="en-US" w:eastAsia="zh-CN"/>
          </w:rPr>
          <w:t>如表</w:t>
        </w:r>
      </w:ins>
      <w:ins w:id="742" w:author="Charon" w:date="2024-01-26T21:22:29Z">
        <w:r>
          <m:rPr/>
          <w:rPr>
            <w:rFonts w:hint="eastAsia" w:cstheme="minorBidi"/>
            <w:b w:val="0"/>
            <w:bCs w:val="0"/>
            <w:sz w:val="24"/>
            <w:szCs w:val="24"/>
            <w:lang w:val="en-US" w:eastAsia="zh-CN"/>
          </w:rPr>
          <w:t>3</w:t>
        </w:r>
      </w:ins>
      <w:ins w:id="743" w:author="Charon" w:date="2024-01-26T21:22:32Z">
        <w:r>
          <m:rPr/>
          <w:rPr>
            <w:rFonts w:hint="eastAsia" w:cstheme="minorBidi"/>
            <w:b w:val="0"/>
            <w:bCs w:val="0"/>
            <w:sz w:val="24"/>
            <w:szCs w:val="24"/>
            <w:lang w:val="en-US" w:eastAsia="zh-CN"/>
          </w:rPr>
          <w:t>所示</w:t>
        </w:r>
      </w:ins>
      <w:r>
        <m:rPr/>
        <w:rPr>
          <w:rFonts w:hint="default" w:ascii="Times New Roman" w:hAnsi="Times New Roman" w:eastAsia="宋体" w:cstheme="minorBidi"/>
          <w:b w:val="0"/>
          <w:bCs w:val="0"/>
          <w:sz w:val="24"/>
          <w:szCs w:val="24"/>
          <w:lang w:val="en-US" w:eastAsia="zh-CN"/>
        </w:rPr>
        <w:t>。</w:t>
      </w:r>
    </w:p>
    <w:p>
      <w:pPr>
        <w:numPr>
          <w:ilvl w:val="-1"/>
          <w:numId w:val="0"/>
        </w:numPr>
        <w:ind w:left="0" w:firstLine="420"/>
        <w:jc w:val="center"/>
        <w:rPr>
          <w:ins w:id="745" w:author="Charon" w:date="2024-01-26T21:23:08Z"/>
        </w:rPr>
        <w:pPrChange w:id="744" w:author="Charon" w:date="2024-01-26T21:22:56Z">
          <w:pPr>
            <w:numPr>
              <w:ilvl w:val="-1"/>
              <w:numId w:val="0"/>
            </w:numPr>
            <w:ind w:left="0" w:firstLine="420"/>
            <w:jc w:val="left"/>
          </w:pPr>
        </w:pPrChange>
      </w:pPr>
      <w:ins w:id="746" w:author="Charon" w:date="2024-01-26T21:22:53Z">
        <w:r>
          <w:rPr/>
          <w:drawing>
            <wp:inline distT="0" distB="0" distL="114300" distR="114300">
              <wp:extent cx="3829050" cy="11798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rcRect t="3731"/>
                      <a:stretch>
                        <a:fillRect/>
                      </a:stretch>
                    </pic:blipFill>
                    <pic:spPr>
                      <a:xfrm>
                        <a:off x="0" y="0"/>
                        <a:ext cx="3829050" cy="1179830"/>
                      </a:xfrm>
                      <a:prstGeom prst="rect">
                        <a:avLst/>
                      </a:prstGeom>
                      <a:noFill/>
                      <a:ln>
                        <a:noFill/>
                      </a:ln>
                    </pic:spPr>
                  </pic:pic>
                </a:graphicData>
              </a:graphic>
            </wp:inline>
          </w:drawing>
        </w:r>
      </w:ins>
    </w:p>
    <w:p>
      <w:pPr>
        <w:numPr>
          <w:ilvl w:val="-1"/>
          <w:numId w:val="0"/>
        </w:numPr>
        <w:ind w:left="0" w:firstLine="420"/>
        <w:jc w:val="center"/>
        <w:rPr>
          <w:ins w:id="749" w:author="Charon" w:date="2024-01-26T21:24:00Z"/>
          <w:rFonts w:hint="eastAsia" w:ascii="楷体" w:hAnsi="楷体" w:eastAsia="楷体" w:cs="楷体"/>
          <w:sz w:val="21"/>
          <w:szCs w:val="21"/>
          <w:lang w:val="en-US" w:eastAsia="zh-CN"/>
        </w:rPr>
        <w:pPrChange w:id="748" w:author="Charon" w:date="2024-01-26T21:22:56Z">
          <w:pPr>
            <w:numPr>
              <w:ilvl w:val="-1"/>
              <w:numId w:val="0"/>
            </w:numPr>
            <w:ind w:left="0" w:firstLine="420"/>
            <w:jc w:val="left"/>
          </w:pPr>
        </w:pPrChange>
      </w:pPr>
      <w:ins w:id="750" w:author="Charon" w:date="2024-01-26T21:23:09Z">
        <w:r>
          <w:rPr>
            <w:rFonts w:hint="eastAsia" w:ascii="楷体" w:hAnsi="楷体" w:eastAsia="楷体" w:cs="楷体"/>
            <w:sz w:val="21"/>
            <w:szCs w:val="21"/>
            <w:lang w:val="en-US" w:eastAsia="zh-CN"/>
            <w:rPrChange w:id="751" w:author="Charon" w:date="2024-01-26T21:23:47Z">
              <w:rPr>
                <w:rFonts w:hint="eastAsia"/>
                <w:lang w:val="en-US" w:eastAsia="zh-CN"/>
              </w:rPr>
            </w:rPrChange>
          </w:rPr>
          <w:t>表</w:t>
        </w:r>
      </w:ins>
      <w:ins w:id="753" w:author="Charon" w:date="2024-01-26T21:23:10Z">
        <w:r>
          <w:rPr>
            <w:rFonts w:hint="eastAsia" w:ascii="楷体" w:hAnsi="楷体" w:eastAsia="楷体" w:cs="楷体"/>
            <w:sz w:val="21"/>
            <w:szCs w:val="21"/>
            <w:lang w:val="en-US" w:eastAsia="zh-CN"/>
            <w:rPrChange w:id="754" w:author="Charon" w:date="2024-01-26T21:23:47Z">
              <w:rPr>
                <w:rFonts w:hint="eastAsia"/>
                <w:lang w:val="en-US" w:eastAsia="zh-CN"/>
              </w:rPr>
            </w:rPrChange>
          </w:rPr>
          <w:t>3.</w:t>
        </w:r>
      </w:ins>
      <w:ins w:id="756" w:author="Charon" w:date="2024-01-26T21:23:11Z">
        <w:r>
          <w:rPr>
            <w:rFonts w:hint="eastAsia" w:ascii="楷体" w:hAnsi="楷体" w:eastAsia="楷体" w:cs="楷体"/>
            <w:sz w:val="21"/>
            <w:szCs w:val="21"/>
            <w:lang w:val="en-US" w:eastAsia="zh-CN"/>
            <w:rPrChange w:id="757" w:author="Charon" w:date="2024-01-26T21:23:47Z">
              <w:rPr>
                <w:rFonts w:hint="eastAsia"/>
                <w:lang w:val="en-US" w:eastAsia="zh-CN"/>
              </w:rPr>
            </w:rPrChange>
          </w:rPr>
          <w:t xml:space="preserve"> </w:t>
        </w:r>
      </w:ins>
      <w:ins w:id="759" w:author="Charon" w:date="2024-01-26T21:23:17Z">
        <w:r>
          <w:rPr>
            <w:rFonts w:hint="eastAsia" w:ascii="楷体" w:hAnsi="楷体" w:eastAsia="楷体" w:cs="楷体"/>
            <w:sz w:val="21"/>
            <w:szCs w:val="21"/>
            <w:lang w:val="en-US" w:eastAsia="zh-CN"/>
            <w:rPrChange w:id="760" w:author="Charon" w:date="2024-01-26T21:23:47Z">
              <w:rPr>
                <w:rFonts w:hint="eastAsia"/>
                <w:lang w:val="en-US" w:eastAsia="zh-CN"/>
              </w:rPr>
            </w:rPrChange>
          </w:rPr>
          <w:t>与</w:t>
        </w:r>
      </w:ins>
      <w:ins w:id="762" w:author="Charon" w:date="2024-01-26T21:23:24Z">
        <w:r>
          <w:rPr>
            <w:rFonts w:hint="eastAsia" w:ascii="楷体" w:hAnsi="楷体" w:eastAsia="楷体" w:cs="楷体"/>
            <w:sz w:val="21"/>
            <w:szCs w:val="21"/>
            <w:lang w:val="en-US" w:eastAsia="zh-CN"/>
            <w:rPrChange w:id="763" w:author="Charon" w:date="2024-01-26T21:23:47Z">
              <w:rPr>
                <w:rFonts w:hint="eastAsia"/>
                <w:lang w:val="en-US" w:eastAsia="zh-CN"/>
              </w:rPr>
            </w:rPrChange>
          </w:rPr>
          <w:t>无</w:t>
        </w:r>
      </w:ins>
      <w:ins w:id="765" w:author="Charon" w:date="2024-01-26T21:23:25Z">
        <w:r>
          <w:rPr>
            <w:rFonts w:hint="eastAsia" w:ascii="楷体" w:hAnsi="楷体" w:eastAsia="楷体" w:cs="楷体"/>
            <w:sz w:val="21"/>
            <w:szCs w:val="21"/>
            <w:lang w:val="en-US" w:eastAsia="zh-CN"/>
            <w:rPrChange w:id="766" w:author="Charon" w:date="2024-01-26T21:23:47Z">
              <w:rPr>
                <w:rFonts w:hint="eastAsia"/>
                <w:lang w:val="en-US" w:eastAsia="zh-CN"/>
              </w:rPr>
            </w:rPrChange>
          </w:rPr>
          <w:t>角色</w:t>
        </w:r>
      </w:ins>
      <w:ins w:id="768" w:author="Charon" w:date="2024-01-26T21:23:26Z">
        <w:r>
          <w:rPr>
            <w:rFonts w:hint="eastAsia" w:ascii="楷体" w:hAnsi="楷体" w:eastAsia="楷体" w:cs="楷体"/>
            <w:sz w:val="21"/>
            <w:szCs w:val="21"/>
            <w:lang w:val="en-US" w:eastAsia="zh-CN"/>
            <w:rPrChange w:id="769" w:author="Charon" w:date="2024-01-26T21:23:47Z">
              <w:rPr>
                <w:rFonts w:hint="eastAsia"/>
                <w:lang w:val="en-US" w:eastAsia="zh-CN"/>
              </w:rPr>
            </w:rPrChange>
          </w:rPr>
          <w:t>扮演</w:t>
        </w:r>
      </w:ins>
      <w:ins w:id="771" w:author="Charon" w:date="2024-01-26T21:23:29Z">
        <w:r>
          <w:rPr>
            <w:rFonts w:hint="eastAsia" w:ascii="楷体" w:hAnsi="楷体" w:eastAsia="楷体" w:cs="楷体"/>
            <w:sz w:val="21"/>
            <w:szCs w:val="21"/>
            <w:lang w:val="en-US" w:eastAsia="zh-CN"/>
            <w:rPrChange w:id="772" w:author="Charon" w:date="2024-01-26T21:23:47Z">
              <w:rPr>
                <w:rFonts w:hint="eastAsia"/>
                <w:lang w:val="en-US" w:eastAsia="zh-CN"/>
              </w:rPr>
            </w:rPrChange>
          </w:rPr>
          <w:t>方法</w:t>
        </w:r>
      </w:ins>
      <w:ins w:id="774" w:author="Charon" w:date="2024-01-26T21:23:35Z">
        <w:r>
          <w:rPr>
            <w:rFonts w:hint="eastAsia" w:ascii="楷体" w:hAnsi="楷体" w:eastAsia="楷体" w:cs="楷体"/>
            <w:sz w:val="21"/>
            <w:szCs w:val="21"/>
            <w:lang w:val="en-US" w:eastAsia="zh-CN"/>
            <w:rPrChange w:id="775" w:author="Charon" w:date="2024-01-26T21:23:47Z">
              <w:rPr>
                <w:rFonts w:hint="eastAsia"/>
                <w:lang w:val="en-US" w:eastAsia="zh-CN"/>
              </w:rPr>
            </w:rPrChange>
          </w:rPr>
          <w:t>在</w:t>
        </w:r>
      </w:ins>
      <w:ins w:id="777" w:author="Charon" w:date="2024-01-26T21:23:37Z">
        <w:r>
          <w:rPr>
            <w:rFonts w:hint="eastAsia" w:ascii="楷体" w:hAnsi="楷体" w:eastAsia="楷体" w:cs="楷体"/>
            <w:sz w:val="21"/>
            <w:szCs w:val="21"/>
            <w:lang w:val="en-US" w:eastAsia="zh-CN"/>
            <w:rPrChange w:id="778" w:author="Charon" w:date="2024-01-26T21:23:47Z">
              <w:rPr>
                <w:rFonts w:hint="eastAsia"/>
                <w:lang w:val="en-US" w:eastAsia="zh-CN"/>
              </w:rPr>
            </w:rPrChange>
          </w:rPr>
          <w:t>基准测试</w:t>
        </w:r>
      </w:ins>
      <w:ins w:id="780" w:author="Charon" w:date="2024-01-26T21:23:38Z">
        <w:r>
          <w:rPr>
            <w:rFonts w:hint="eastAsia" w:ascii="楷体" w:hAnsi="楷体" w:eastAsia="楷体" w:cs="楷体"/>
            <w:sz w:val="21"/>
            <w:szCs w:val="21"/>
            <w:lang w:val="en-US" w:eastAsia="zh-CN"/>
            <w:rPrChange w:id="781" w:author="Charon" w:date="2024-01-26T21:23:47Z">
              <w:rPr>
                <w:rFonts w:hint="eastAsia"/>
                <w:lang w:val="en-US" w:eastAsia="zh-CN"/>
              </w:rPr>
            </w:rPrChange>
          </w:rPr>
          <w:t>上的</w:t>
        </w:r>
      </w:ins>
      <w:ins w:id="783" w:author="Charon" w:date="2024-01-26T21:23:40Z">
        <w:r>
          <w:rPr>
            <w:rFonts w:hint="eastAsia" w:ascii="楷体" w:hAnsi="楷体" w:eastAsia="楷体" w:cs="楷体"/>
            <w:sz w:val="21"/>
            <w:szCs w:val="21"/>
            <w:lang w:val="en-US" w:eastAsia="zh-CN"/>
            <w:rPrChange w:id="784" w:author="Charon" w:date="2024-01-26T21:23:47Z">
              <w:rPr>
                <w:rFonts w:hint="eastAsia"/>
                <w:lang w:val="en-US" w:eastAsia="zh-CN"/>
              </w:rPr>
            </w:rPrChange>
          </w:rPr>
          <w:t>性能</w:t>
        </w:r>
      </w:ins>
      <w:ins w:id="786" w:author="Charon" w:date="2024-01-26T21:23:41Z">
        <w:r>
          <w:rPr>
            <w:rFonts w:hint="eastAsia" w:ascii="楷体" w:hAnsi="楷体" w:eastAsia="楷体" w:cs="楷体"/>
            <w:sz w:val="21"/>
            <w:szCs w:val="21"/>
            <w:lang w:val="en-US" w:eastAsia="zh-CN"/>
            <w:rPrChange w:id="787" w:author="Charon" w:date="2024-01-26T21:23:47Z">
              <w:rPr>
                <w:rFonts w:hint="eastAsia"/>
                <w:lang w:val="en-US" w:eastAsia="zh-CN"/>
              </w:rPr>
            </w:rPrChange>
          </w:rPr>
          <w:t>比较。</w:t>
        </w:r>
      </w:ins>
    </w:p>
    <w:p>
      <w:pPr>
        <w:numPr>
          <w:ilvl w:val="1"/>
          <w:numId w:val="2"/>
        </w:numPr>
        <w:ind w:left="0" w:firstLine="0"/>
        <w:jc w:val="left"/>
        <m:rPr/>
        <w:rPr>
          <w:rFonts w:hint="default" w:eastAsia="宋体"/>
          <w:b/>
          <w:bCs/>
          <w:lang w:val="en-US" w:eastAsia="zh-CN"/>
        </w:rPr>
      </w:pPr>
      <w:r>
        <m:rPr/>
        <w:rPr>
          <w:rFonts w:hint="default"/>
          <w:b/>
          <w:bCs/>
          <w:lang w:val="en-US" w:eastAsia="zh-CN"/>
        </w:rPr>
        <w:t>互动对自协作代码生成的影响</w:t>
      </w:r>
    </w:p>
    <w:p>
      <w:pPr>
        <w:numPr>
          <w:ilvl w:val="-1"/>
          <w:numId w:val="0"/>
        </w:numPr>
        <w:ind w:left="0" w:firstLine="420"/>
        <w:jc w:val="left"/>
        <w:rPr>
          <w:ins w:id="790" w:author="Charon" w:date="2024-01-26T21:25:22Z"/>
        </w:rPr>
        <w:pPrChange w:id="789" w:author="Charon" w:date="2024-01-26T21:24:52Z">
          <w:pPr>
            <w:numPr>
              <w:ilvl w:val="1"/>
              <w:numId w:val="2"/>
            </w:numPr>
            <w:ind w:left="0" w:firstLine="0"/>
            <w:jc w:val="left"/>
          </w:pPr>
        </w:pPrChange>
      </w:pPr>
      <w:r>
        <w:t>研究评估了互动在自协作代码生成中的影响。实验结果显示，MI（互动次数）值从0增加到1时性能提升最大。这表明在这些基准测试中，大部分任务在两轮（即一轮互动）内就得到解决。MI值的进一步增加虽然带来的性能提升逐渐减少，但仍然观察到持续的改善</w:t>
      </w:r>
      <w:ins w:id="791" w:author="Charon" w:date="2024-01-26T21:25:44Z">
        <w:r>
          <w:rPr>
            <w:rFonts w:hint="eastAsia"/>
            <w:lang w:eastAsia="zh-CN"/>
          </w:rPr>
          <w:t>，</w:t>
        </w:r>
      </w:ins>
      <w:ins w:id="792" w:author="Charon" w:date="2024-01-26T21:25:45Z">
        <w:r>
          <w:rPr>
            <w:rFonts w:hint="eastAsia"/>
            <w:lang w:val="en-US" w:eastAsia="zh-CN"/>
          </w:rPr>
          <w:t>如</w:t>
        </w:r>
      </w:ins>
      <w:ins w:id="793" w:author="Charon" w:date="2024-01-26T21:25:46Z">
        <w:r>
          <w:rPr>
            <w:rFonts w:hint="eastAsia"/>
            <w:lang w:val="en-US" w:eastAsia="zh-CN"/>
          </w:rPr>
          <w:t>表</w:t>
        </w:r>
      </w:ins>
      <w:ins w:id="794" w:author="Charon" w:date="2024-01-26T21:25:48Z">
        <w:r>
          <w:rPr>
            <w:rFonts w:hint="eastAsia"/>
            <w:lang w:val="en-US" w:eastAsia="zh-CN"/>
          </w:rPr>
          <w:t>4</w:t>
        </w:r>
      </w:ins>
      <w:ins w:id="795" w:author="Charon" w:date="2024-01-26T21:25:49Z">
        <w:r>
          <w:rPr>
            <w:rFonts w:hint="eastAsia"/>
            <w:lang w:val="en-US" w:eastAsia="zh-CN"/>
          </w:rPr>
          <w:t>所示</w:t>
        </w:r>
      </w:ins>
      <w:r>
        <w:t>。</w:t>
      </w:r>
    </w:p>
    <w:p>
      <w:pPr>
        <w:numPr>
          <w:ilvl w:val="-1"/>
          <w:numId w:val="0"/>
        </w:numPr>
        <w:ind w:left="0" w:firstLine="0"/>
        <w:jc w:val="center"/>
        <w:rPr>
          <w:ins w:id="797" w:author="Charon" w:date="2024-01-26T21:25:39Z"/>
        </w:rPr>
        <w:pPrChange w:id="796" w:author="Charon" w:date="2024-01-26T21:25:37Z">
          <w:pPr>
            <w:numPr>
              <w:ilvl w:val="1"/>
              <w:numId w:val="2"/>
            </w:numPr>
            <w:ind w:left="0" w:firstLine="0"/>
            <w:jc w:val="left"/>
          </w:pPr>
        </w:pPrChange>
      </w:pPr>
      <w:ins w:id="798" w:author="Charon" w:date="2024-01-26T21:25:22Z">
        <w:r>
          <w:rPr/>
          <w:drawing>
            <wp:inline distT="0" distB="0" distL="114300" distR="114300">
              <wp:extent cx="4095750" cy="1171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rcRect t="1862"/>
                      <a:stretch>
                        <a:fillRect/>
                      </a:stretch>
                    </pic:blipFill>
                    <pic:spPr>
                      <a:xfrm>
                        <a:off x="0" y="0"/>
                        <a:ext cx="4095750" cy="1171575"/>
                      </a:xfrm>
                      <a:prstGeom prst="rect">
                        <a:avLst/>
                      </a:prstGeom>
                      <a:noFill/>
                      <a:ln>
                        <a:noFill/>
                      </a:ln>
                    </pic:spPr>
                  </pic:pic>
                </a:graphicData>
              </a:graphic>
            </wp:inline>
          </w:drawing>
        </w:r>
      </w:ins>
    </w:p>
    <w:p>
      <w:pPr>
        <w:numPr>
          <w:ilvl w:val="-1"/>
          <w:numId w:val="0"/>
        </w:numPr>
        <w:ind w:left="0" w:firstLine="0"/>
        <w:jc w:val="center"/>
        <w:rPr>
          <w:ins w:id="801" w:author="Charon" w:date="2024-01-26T21:26:40Z"/>
          <w:rFonts w:hint="eastAsia" w:ascii="楷体" w:hAnsi="楷体" w:eastAsia="楷体" w:cs="楷体"/>
          <w:sz w:val="21"/>
          <w:szCs w:val="21"/>
          <w:lang w:val="en-US" w:eastAsia="zh-CN"/>
        </w:rPr>
        <w:pPrChange w:id="800" w:author="Charon" w:date="2024-01-26T21:26:39Z">
          <w:pPr>
            <w:numPr>
              <w:ilvl w:val="1"/>
              <w:numId w:val="2"/>
            </w:numPr>
            <w:ind w:left="0" w:firstLine="0"/>
            <w:jc w:val="left"/>
          </w:pPr>
        </w:pPrChange>
      </w:pPr>
      <w:ins w:id="802" w:author="Charon" w:date="2024-01-26T21:25:40Z">
        <w:r>
          <w:rPr>
            <w:rFonts w:hint="eastAsia" w:ascii="楷体" w:hAnsi="楷体" w:eastAsia="楷体" w:cs="楷体"/>
            <w:sz w:val="21"/>
            <w:szCs w:val="21"/>
            <w:lang w:val="en-US" w:eastAsia="zh-CN"/>
            <w:rPrChange w:id="803" w:author="Charon" w:date="2024-01-26T21:26:28Z">
              <w:rPr>
                <w:rFonts w:hint="eastAsia"/>
                <w:lang w:val="en-US" w:eastAsia="zh-CN"/>
              </w:rPr>
            </w:rPrChange>
          </w:rPr>
          <w:t>表</w:t>
        </w:r>
      </w:ins>
      <w:ins w:id="805" w:author="Charon" w:date="2024-01-26T21:25:41Z">
        <w:r>
          <w:rPr>
            <w:rFonts w:hint="eastAsia" w:ascii="楷体" w:hAnsi="楷体" w:eastAsia="楷体" w:cs="楷体"/>
            <w:sz w:val="21"/>
            <w:szCs w:val="21"/>
            <w:lang w:val="en-US" w:eastAsia="zh-CN"/>
            <w:rPrChange w:id="806" w:author="Charon" w:date="2024-01-26T21:26:28Z">
              <w:rPr>
                <w:rFonts w:hint="eastAsia"/>
                <w:lang w:val="en-US" w:eastAsia="zh-CN"/>
              </w:rPr>
            </w:rPrChange>
          </w:rPr>
          <w:t>4</w:t>
        </w:r>
      </w:ins>
      <w:ins w:id="808" w:author="Charon" w:date="2024-01-26T21:25:42Z">
        <w:r>
          <w:rPr>
            <w:rFonts w:hint="eastAsia" w:ascii="楷体" w:hAnsi="楷体" w:eastAsia="楷体" w:cs="楷体"/>
            <w:sz w:val="21"/>
            <w:szCs w:val="21"/>
            <w:lang w:val="en-US" w:eastAsia="zh-CN"/>
            <w:rPrChange w:id="809" w:author="Charon" w:date="2024-01-26T21:26:28Z">
              <w:rPr>
                <w:rFonts w:hint="eastAsia"/>
                <w:lang w:val="en-US" w:eastAsia="zh-CN"/>
              </w:rPr>
            </w:rPrChange>
          </w:rPr>
          <w:t>.</w:t>
        </w:r>
      </w:ins>
      <w:ins w:id="811" w:author="Charon" w:date="2024-01-26T21:25:43Z">
        <w:r>
          <w:rPr>
            <w:rFonts w:hint="eastAsia" w:ascii="楷体" w:hAnsi="楷体" w:eastAsia="楷体" w:cs="楷体"/>
            <w:sz w:val="21"/>
            <w:szCs w:val="21"/>
            <w:lang w:val="en-US" w:eastAsia="zh-CN"/>
            <w:rPrChange w:id="812" w:author="Charon" w:date="2024-01-26T21:26:28Z">
              <w:rPr>
                <w:rFonts w:hint="eastAsia"/>
                <w:lang w:val="en-US" w:eastAsia="zh-CN"/>
              </w:rPr>
            </w:rPrChange>
          </w:rPr>
          <w:t xml:space="preserve"> </w:t>
        </w:r>
      </w:ins>
      <w:ins w:id="814" w:author="Charon" w:date="2024-01-26T21:26:15Z">
        <w:r>
          <w:rPr>
            <w:rFonts w:hint="eastAsia" w:ascii="楷体" w:hAnsi="楷体" w:eastAsia="楷体" w:cs="楷体"/>
            <w:sz w:val="21"/>
            <w:szCs w:val="21"/>
            <w:lang w:val="en-US" w:eastAsia="zh-CN"/>
            <w:rPrChange w:id="815" w:author="Charon" w:date="2024-01-26T21:26:28Z">
              <w:rPr>
                <w:rFonts w:hint="eastAsia"/>
                <w:lang w:val="en-US" w:eastAsia="zh-CN"/>
              </w:rPr>
            </w:rPrChange>
          </w:rPr>
          <w:t>不同</w:t>
        </w:r>
      </w:ins>
      <w:ins w:id="817" w:author="Charon" w:date="2024-01-26T21:25:55Z">
        <w:r>
          <w:rPr>
            <w:rFonts w:hint="eastAsia" w:ascii="楷体" w:hAnsi="楷体" w:eastAsia="楷体" w:cs="楷体"/>
            <w:sz w:val="21"/>
            <w:szCs w:val="21"/>
            <w:lang w:val="en-US" w:eastAsia="zh-CN"/>
            <w:rPrChange w:id="818" w:author="Charon" w:date="2024-01-26T21:26:28Z">
              <w:rPr>
                <w:rFonts w:hint="eastAsia"/>
                <w:lang w:val="en-US" w:eastAsia="zh-CN"/>
              </w:rPr>
            </w:rPrChange>
          </w:rPr>
          <w:t>互动</w:t>
        </w:r>
      </w:ins>
      <w:ins w:id="820" w:author="Charon" w:date="2024-01-26T21:25:57Z">
        <w:r>
          <w:rPr>
            <w:rFonts w:hint="eastAsia" w:ascii="楷体" w:hAnsi="楷体" w:eastAsia="楷体" w:cs="楷体"/>
            <w:sz w:val="21"/>
            <w:szCs w:val="21"/>
            <w:lang w:val="en-US" w:eastAsia="zh-CN"/>
            <w:rPrChange w:id="821" w:author="Charon" w:date="2024-01-26T21:26:28Z">
              <w:rPr>
                <w:rFonts w:hint="eastAsia"/>
                <w:lang w:val="en-US" w:eastAsia="zh-CN"/>
              </w:rPr>
            </w:rPrChange>
          </w:rPr>
          <w:t>次数</w:t>
        </w:r>
      </w:ins>
      <w:ins w:id="823" w:author="Charon" w:date="2024-01-26T21:26:09Z">
        <w:r>
          <w:rPr>
            <w:rFonts w:hint="eastAsia" w:ascii="楷体" w:hAnsi="楷体" w:eastAsia="楷体" w:cs="楷体"/>
            <w:sz w:val="21"/>
            <w:szCs w:val="21"/>
            <w:lang w:val="en-US" w:eastAsia="zh-CN"/>
            <w:rPrChange w:id="824" w:author="Charon" w:date="2024-01-26T21:26:28Z">
              <w:rPr>
                <w:rFonts w:hint="eastAsia"/>
                <w:lang w:val="en-US" w:eastAsia="zh-CN"/>
              </w:rPr>
            </w:rPrChange>
          </w:rPr>
          <w:t>在</w:t>
        </w:r>
      </w:ins>
      <w:ins w:id="826" w:author="Charon" w:date="2024-01-26T21:26:19Z">
        <w:r>
          <w:rPr>
            <w:rFonts w:hint="eastAsia" w:ascii="楷体" w:hAnsi="楷体" w:eastAsia="楷体" w:cs="楷体"/>
            <w:sz w:val="21"/>
            <w:szCs w:val="21"/>
            <w:lang w:val="en-US" w:eastAsia="zh-CN"/>
            <w:rPrChange w:id="827" w:author="Charon" w:date="2024-01-26T21:26:28Z">
              <w:rPr>
                <w:rFonts w:hint="eastAsia"/>
                <w:lang w:val="en-US" w:eastAsia="zh-CN"/>
              </w:rPr>
            </w:rPrChange>
          </w:rPr>
          <w:t>基准测试上的</w:t>
        </w:r>
      </w:ins>
      <w:ins w:id="829" w:author="Charon" w:date="2024-01-26T21:26:21Z">
        <w:r>
          <w:rPr>
            <w:rFonts w:hint="eastAsia" w:ascii="楷体" w:hAnsi="楷体" w:eastAsia="楷体" w:cs="楷体"/>
            <w:sz w:val="21"/>
            <w:szCs w:val="21"/>
            <w:lang w:val="en-US" w:eastAsia="zh-CN"/>
            <w:rPrChange w:id="830" w:author="Charon" w:date="2024-01-26T21:26:28Z">
              <w:rPr>
                <w:rFonts w:hint="eastAsia"/>
                <w:lang w:val="en-US" w:eastAsia="zh-CN"/>
              </w:rPr>
            </w:rPrChange>
          </w:rPr>
          <w:t>性能比较</w:t>
        </w:r>
      </w:ins>
      <w:ins w:id="832" w:author="Charon" w:date="2024-01-26T21:26:22Z">
        <w:r>
          <w:rPr>
            <w:rFonts w:hint="eastAsia" w:ascii="楷体" w:hAnsi="楷体" w:eastAsia="楷体" w:cs="楷体"/>
            <w:sz w:val="21"/>
            <w:szCs w:val="21"/>
            <w:lang w:val="en-US" w:eastAsia="zh-CN"/>
            <w:rPrChange w:id="833" w:author="Charon" w:date="2024-01-26T21:26:28Z">
              <w:rPr>
                <w:rFonts w:hint="eastAsia"/>
                <w:lang w:val="en-US" w:eastAsia="zh-CN"/>
              </w:rPr>
            </w:rPrChange>
          </w:rPr>
          <w:t>。</w:t>
        </w:r>
      </w:ins>
    </w:p>
    <w:p>
      <w:pPr>
        <w:numPr>
          <w:ilvl w:val="1"/>
          <w:numId w:val="2"/>
        </w:numPr>
        <w:ind w:left="0" w:firstLine="0"/>
        <w:jc w:val="left"/>
        <m:rPr/>
        <w:rPr>
          <w:rFonts w:hint="eastAsia"/>
          <w:b/>
          <w:bCs/>
          <w:lang w:val="en-US" w:eastAsia="zh-CN"/>
        </w:rPr>
      </w:pPr>
      <w:r>
        <m:rPr/>
        <w:rPr>
          <w:rFonts w:hint="eastAsia"/>
          <w:b/>
          <w:bCs/>
          <w:lang w:val="en-US" w:eastAsia="zh-CN"/>
        </w:rPr>
        <w:t>案例研究</w:t>
      </w:r>
    </w:p>
    <w:p>
      <w:pPr>
        <w:numPr>
          <w:ilvl w:val="-1"/>
          <w:numId w:val="0"/>
        </w:numPr>
        <w:ind w:left="0" w:firstLine="420"/>
        <w:jc w:val="left"/>
        <m:rPr/>
        <w:rPr>
          <w:rFonts w:hint="default"/>
          <w:b w:val="0"/>
          <w:bCs w:val="0"/>
          <w:lang w:val="en-US" w:eastAsia="zh-CN"/>
        </w:rPr>
      </w:pPr>
      <w:r>
        <m:rPr/>
        <w:rPr>
          <w:rFonts w:hint="default"/>
          <w:b/>
          <w:bCs/>
          <w:lang w:val="en-US" w:eastAsia="zh-CN"/>
        </w:rPr>
        <w:t>HumanEval 基准上的案例研究：</w:t>
      </w:r>
      <w:ins w:id="835" w:author="Charon" w:date="2024-01-26T21:52:31Z">
        <w:r>
          <m:rPr/>
          <w:rPr>
            <w:rFonts w:hint="eastAsia"/>
            <w:b w:val="0"/>
            <w:bCs w:val="0"/>
            <w:lang w:val="en-US" w:eastAsia="zh-CN"/>
            <w:rPrChange w:id="836" w:author="Charon" w:date="2024-01-26T21:52:33Z">
              <m:rPr/>
              <w:rPr>
                <w:rFonts w:hint="eastAsia"/>
                <w:b/>
                <w:bCs/>
                <w:lang w:val="en-US" w:eastAsia="zh-CN"/>
              </w:rPr>
            </w:rPrChange>
          </w:rPr>
          <w:t>作者</w:t>
        </w:r>
      </w:ins>
      <w:r>
        <m:rPr/>
        <w:rPr>
          <w:rFonts w:hint="default"/>
          <w:b w:val="0"/>
          <w:bCs w:val="0"/>
          <w:lang w:val="en-US" w:eastAsia="zh-CN"/>
        </w:rPr>
        <w:t>在 HumanEval 基准测试上评估了自协作代码生成。案例研究展示了该方法的工作流程和性能。首先，分析师对需求进行全面分析，并制定解决整套需求的计划。然后，编码员根据分析师提出的分解和高层次计划实现代码。测试员为实现的代码编写详细的测试报告，并识别代码中的错误，如建议去除代码中的 "lst = list(set(lst))" 行。最后，编码员根据测试报告的反馈对代码进行了修改，并由测试员确认修改后的代码无误，所有测试都通过，从而完成了代码生成过程</w:t>
      </w:r>
      <w:ins w:id="838" w:author="Charon" w:date="2024-01-26T21:49:41Z">
        <w:r>
          <m:rPr/>
          <w:rPr>
            <w:rFonts w:hint="eastAsia"/>
            <w:b w:val="0"/>
            <w:bCs w:val="0"/>
            <w:lang w:val="en-US" w:eastAsia="zh-CN"/>
          </w:rPr>
          <w:t>，</w:t>
        </w:r>
      </w:ins>
      <w:ins w:id="839" w:author="Charon" w:date="2024-01-26T21:49:43Z">
        <w:r>
          <m:rPr/>
          <w:rPr>
            <w:rFonts w:hint="eastAsia"/>
            <w:b w:val="0"/>
            <w:bCs w:val="0"/>
            <w:lang w:val="en-US" w:eastAsia="zh-CN"/>
          </w:rPr>
          <w:t>如图</w:t>
        </w:r>
      </w:ins>
      <w:ins w:id="840" w:author="Charon" w:date="2024-01-26T21:49:56Z">
        <w:r>
          <m:rPr/>
          <w:rPr>
            <w:rFonts w:hint="eastAsia"/>
            <w:b w:val="0"/>
            <w:bCs w:val="0"/>
            <w:lang w:val="en-US" w:eastAsia="zh-CN"/>
          </w:rPr>
          <w:t>2</w:t>
        </w:r>
      </w:ins>
      <w:ins w:id="841" w:author="Charon" w:date="2024-01-26T21:49:57Z">
        <w:r>
          <m:rPr/>
          <w:rPr>
            <w:rFonts w:hint="eastAsia"/>
            <w:b w:val="0"/>
            <w:bCs w:val="0"/>
            <w:lang w:val="en-US" w:eastAsia="zh-CN"/>
          </w:rPr>
          <w:t>所示</w:t>
        </w:r>
      </w:ins>
      <w:r>
        <m:rPr/>
        <w:rPr>
          <w:rFonts w:hint="default"/>
          <w:b w:val="0"/>
          <w:bCs w:val="0"/>
          <w:lang w:val="en-US" w:eastAsia="zh-CN"/>
        </w:rPr>
        <w:t>。</w:t>
      </w:r>
    </w:p>
    <w:p>
      <w:pPr>
        <w:numPr>
          <w:ilvl w:val="-1"/>
          <w:numId w:val="0"/>
        </w:numPr>
        <w:ind w:left="0" w:firstLine="0"/>
        <w:jc w:val="center"/>
      </w:pPr>
      <w:r>
        <w:drawing>
          <wp:inline distT="0" distB="0" distL="114300" distR="114300">
            <wp:extent cx="5273040" cy="2746375"/>
            <wp:effectExtent l="0" t="0" r="3810"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3040" cy="2746375"/>
                    </a:xfrm>
                    <a:prstGeom prst="rect">
                      <a:avLst/>
                    </a:prstGeom>
                    <a:noFill/>
                    <a:ln>
                      <a:noFill/>
                    </a:ln>
                  </pic:spPr>
                </pic:pic>
              </a:graphicData>
            </a:graphic>
          </wp:inline>
        </w:drawing>
      </w:r>
    </w:p>
    <w:p>
      <w:pPr>
        <w:pStyle w:val="7"/>
        <w:rPr>
          <w:rFonts w:hint="eastAsia"/>
          <w:lang w:val="en-US" w:eastAsia="zh-CN"/>
        </w:rPr>
      </w:pPr>
      <w:r>
        <w:rPr>
          <w:rFonts w:hint="eastAsia"/>
          <w:lang w:val="en-US" w:eastAsia="zh-CN"/>
        </w:rPr>
        <w:t>图2.</w:t>
      </w:r>
      <w:r>
        <w:rPr>
          <w:rFonts w:hint="default"/>
          <w:lang w:val="en-US" w:eastAsia="zh-CN"/>
        </w:rPr>
        <w:t xml:space="preserve"> HumanEval </w:t>
      </w:r>
      <w:r>
        <w:rPr>
          <w:rFonts w:hint="eastAsia"/>
          <w:lang w:val="en-US" w:eastAsia="zh-CN"/>
        </w:rPr>
        <w:t>基准上的案例研究。</w:t>
      </w:r>
    </w:p>
    <w:p>
      <w:pPr>
        <w:numPr>
          <w:ilvl w:val="-1"/>
          <w:numId w:val="0"/>
        </w:numPr>
        <w:ind w:left="0" w:firstLine="420"/>
        <w:jc w:val="left"/>
        <m:rPr/>
        <w:rPr>
          <w:ins w:id="843" w:author="Charon" w:date="2024-01-26T21:53:17Z"/>
          <w:rFonts w:hint="eastAsia"/>
          <w:lang w:val="en-US" w:eastAsia="zh-CN"/>
        </w:rPr>
        <w:pPrChange w:id="842" w:author="Charon" w:date="2024-01-26T21:52:22Z">
          <w:pPr>
            <w:numPr>
              <w:ilvl w:val="-1"/>
              <w:numId w:val="0"/>
            </w:numPr>
            <w:ind w:left="0" w:firstLine="0"/>
            <w:jc w:val="both"/>
          </w:pPr>
        </w:pPrChange>
      </w:pPr>
      <w:r>
        <m:rPr/>
        <w:rPr>
          <w:rFonts w:hint="eastAsia"/>
          <w:b/>
          <w:bCs/>
          <w:lang w:val="en-US" w:eastAsia="zh-CN"/>
          <w:rPrChange w:id="844" w:author="Charon" w:date="2024-01-26T21:52:21Z">
            <m:rPr/>
            <w:rPr>
              <w:rFonts w:hint="eastAsia"/>
              <w:lang w:val="en-US" w:eastAsia="zh-CN"/>
            </w:rPr>
          </w:rPrChange>
        </w:rPr>
        <w:t>复杂任务的案例研究：</w:t>
      </w:r>
      <w:r>
        <m:rPr/>
        <w:rPr>
          <w:rFonts w:hint="eastAsia"/>
          <w:b w:val="0"/>
          <w:bCs w:val="0"/>
          <w:lang w:val="en-US" w:eastAsia="zh-CN"/>
          <w:rPrChange w:id="845" w:author="Charon" w:date="2024-01-26T21:52:38Z">
            <m:rPr/>
            <w:rPr>
              <w:rFonts w:hint="eastAsia"/>
              <w:b/>
              <w:bCs/>
              <w:lang w:val="en-US" w:eastAsia="zh-CN"/>
            </w:rPr>
          </w:rPrChange>
        </w:rPr>
        <w:t>作者</w:t>
      </w:r>
      <w:r>
        <m:rPr/>
        <w:rPr>
          <w:rFonts w:hint="eastAsia"/>
          <w:lang w:val="en-US" w:eastAsia="zh-CN"/>
        </w:rPr>
        <w:t>应用自协作代码生成方法来处理一个复杂的游戏开发需求。自协作方法生成了一个满足所有需求的游戏，无需人为干预。首先，方法正确实现了游戏逻辑，包括鼠标点击开始游戏，通过障碍物，避开炸弹，到达终点等。其次，严格遵守了需求中的规格说明，包括开始和结束点的视觉表现，游戏资源的加载，以及图像的适当缩放。此外，它还注意到了一些需求中没有提到但符合常识的游戏逻辑，例如“炸弹从屏幕顶部掉落，触底后重置位置”。相比之下，直接生成的结果只是一个Python脚本的草稿，没有包含需求中要求的所有功能。即使手动输入指令“继续添加功能”，ChatGPT 仍无法令人满意地完成这个需求</w:t>
      </w:r>
      <w:ins w:id="846" w:author="Charon" w:date="2024-01-26T21:55:23Z">
        <w:r>
          <m:rPr/>
          <w:rPr>
            <w:rFonts w:hint="eastAsia"/>
            <w:lang w:val="en-US" w:eastAsia="zh-CN"/>
          </w:rPr>
          <w:t>，</w:t>
        </w:r>
      </w:ins>
      <w:ins w:id="847" w:author="Charon" w:date="2024-01-26T21:55:24Z">
        <w:r>
          <m:rPr/>
          <w:rPr>
            <w:rFonts w:hint="eastAsia"/>
            <w:lang w:val="en-US" w:eastAsia="zh-CN"/>
          </w:rPr>
          <w:t>如图</w:t>
        </w:r>
      </w:ins>
      <w:ins w:id="848" w:author="Charon" w:date="2024-01-26T21:55:25Z">
        <w:r>
          <m:rPr/>
          <w:rPr>
            <w:rFonts w:hint="eastAsia"/>
            <w:lang w:val="en-US" w:eastAsia="zh-CN"/>
          </w:rPr>
          <w:t>3</w:t>
        </w:r>
      </w:ins>
      <w:ins w:id="849" w:author="Charon" w:date="2024-01-26T21:55:26Z">
        <w:r>
          <m:rPr/>
          <w:rPr>
            <w:rFonts w:hint="eastAsia"/>
            <w:lang w:val="en-US" w:eastAsia="zh-CN"/>
          </w:rPr>
          <w:t>所示</w:t>
        </w:r>
      </w:ins>
      <w:r>
        <m:rPr/>
        <w:rPr>
          <w:rFonts w:hint="eastAsia"/>
          <w:lang w:val="en-US" w:eastAsia="zh-CN"/>
        </w:rPr>
        <w:t>。</w:t>
      </w:r>
    </w:p>
    <w:p>
      <w:pPr>
        <w:numPr>
          <w:ilvl w:val="-1"/>
          <w:numId w:val="0"/>
        </w:numPr>
        <w:ind w:left="0" w:firstLine="0"/>
        <w:jc w:val="center"/>
        <w:rPr>
          <w:ins w:id="850" w:author="Charon" w:date="2024-01-26T21:53:25Z"/>
        </w:rPr>
      </w:pPr>
      <w:ins w:id="851" w:author="Charon" w:date="2024-01-26T21:53:18Z">
        <w:r>
          <w:rPr/>
          <w:drawing>
            <wp:inline distT="0" distB="0" distL="114300" distR="114300">
              <wp:extent cx="5268595" cy="2369820"/>
              <wp:effectExtent l="0" t="0" r="8255"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8595" cy="2369820"/>
                      </a:xfrm>
                      <a:prstGeom prst="rect">
                        <a:avLst/>
                      </a:prstGeom>
                      <a:noFill/>
                      <a:ln>
                        <a:noFill/>
                      </a:ln>
                    </pic:spPr>
                  </pic:pic>
                </a:graphicData>
              </a:graphic>
            </wp:inline>
          </w:drawing>
        </w:r>
      </w:ins>
    </w:p>
    <w:p>
      <w:pPr>
        <w:pStyle w:val="7"/>
        <w:rPr>
          <w:ins w:id="853" w:author="Charon" w:date="2024-01-26T21:55:15Z"/>
          <w:rFonts w:hint="eastAsia"/>
          <w:lang w:val="en-US" w:eastAsia="zh-CN"/>
        </w:rPr>
      </w:pPr>
      <w:ins w:id="854" w:author="Charon" w:date="2024-01-26T21:53:26Z">
        <w:r>
          <w:rPr>
            <w:rFonts w:hint="eastAsia"/>
            <w:lang w:val="en-US" w:eastAsia="zh-CN"/>
          </w:rPr>
          <w:t>图</w:t>
        </w:r>
      </w:ins>
      <w:ins w:id="855" w:author="Charon" w:date="2024-01-26T21:53:29Z">
        <w:r>
          <w:rPr>
            <w:rFonts w:hint="eastAsia"/>
            <w:lang w:val="en-US" w:eastAsia="zh-CN"/>
          </w:rPr>
          <w:t>3</w:t>
        </w:r>
      </w:ins>
      <w:ins w:id="856" w:author="Charon" w:date="2024-01-26T21:53:27Z">
        <w:r>
          <w:rPr>
            <w:rFonts w:hint="eastAsia"/>
            <w:lang w:val="en-US" w:eastAsia="zh-CN"/>
          </w:rPr>
          <w:t xml:space="preserve">. </w:t>
        </w:r>
      </w:ins>
      <w:ins w:id="857" w:author="Charon" w:date="2024-01-26T21:53:39Z">
        <w:r>
          <w:rPr>
            <w:rFonts w:hint="eastAsia"/>
            <w:lang w:val="en-US" w:eastAsia="zh-CN"/>
          </w:rPr>
          <w:t>复杂任务的案例研究</w:t>
        </w:r>
      </w:ins>
      <w:ins w:id="858" w:author="Charon" w:date="2024-01-26T21:53:45Z">
        <w:r>
          <w:rPr>
            <w:rFonts w:hint="eastAsia"/>
            <w:lang w:val="en-US" w:eastAsia="zh-CN"/>
          </w:rPr>
          <w:t>。</w:t>
        </w:r>
      </w:ins>
    </w:p>
    <w:p>
      <w:pPr>
        <w:pStyle w:val="7"/>
        <w:jc w:val="both"/>
        <w:rPr>
          <w:ins w:id="859" w:author="Charon" w:date="2024-01-26T21:54:32Z"/>
          <w:rFonts w:hint="eastAsia"/>
          <w:lang w:val="en-US" w:eastAsia="zh-CN"/>
        </w:rPr>
      </w:pPr>
    </w:p>
    <w:p>
      <w:pPr>
        <w:numPr>
          <w:ilvl w:val="0"/>
          <w:numId w:val="2"/>
        </w:numPr>
        <m:rPr/>
        <w:rPr>
          <w:ins w:id="860" w:author="Charon" w:date="2024-01-26T21:56:46Z"/>
          <w:rFonts w:hint="default"/>
          <w:b/>
          <w:bCs/>
          <w:lang w:val="en-US" w:eastAsia="zh-CN"/>
        </w:rPr>
      </w:pPr>
      <w:ins w:id="861" w:author="Charon" w:date="2024-01-26T21:54:34Z">
        <w:r>
          <w:rPr>
            <w:rFonts w:hint="eastAsia"/>
            <w:b/>
            <w:bCs/>
            <w:lang w:val="en-US" w:eastAsia="zh-CN"/>
          </w:rPr>
          <w:t>讨论和</w:t>
        </w:r>
      </w:ins>
      <w:ins w:id="862" w:author="Charon" w:date="2024-01-26T21:54:36Z">
        <w:r>
          <w:rPr>
            <w:rFonts w:hint="eastAsia"/>
            <w:b/>
            <w:bCs/>
            <w:lang w:val="en-US" w:eastAsia="zh-CN"/>
          </w:rPr>
          <w:t>未来的</w:t>
        </w:r>
      </w:ins>
      <w:ins w:id="863" w:author="Charon" w:date="2024-01-26T21:54:37Z">
        <w:r>
          <w:rPr>
            <w:rFonts w:hint="eastAsia"/>
            <w:b/>
            <w:bCs/>
            <w:lang w:val="en-US" w:eastAsia="zh-CN"/>
          </w:rPr>
          <w:t>工作</w:t>
        </w:r>
      </w:ins>
    </w:p>
    <w:p>
      <w:pPr>
        <w:numPr>
          <w:ilvl w:val="-1"/>
          <w:numId w:val="0"/>
        </w:numPr>
        <w:ind w:firstLine="420"/>
        <m:rPr/>
        <w:rPr>
          <w:ins w:id="864" w:author="Charon" w:date="2024-01-26T21:59:19Z"/>
          <w:rFonts w:hint="default"/>
          <w:lang w:val="en-US" w:eastAsia="zh-CN"/>
        </w:rPr>
      </w:pPr>
      <w:ins w:id="865" w:author="Charon" w:date="2024-01-26T21:58:14Z">
        <w:r>
          <m:rPr/>
          <w:rPr>
            <w:rFonts w:hint="eastAsia"/>
            <w:lang w:val="en-US" w:eastAsia="zh-CN"/>
          </w:rPr>
          <w:t>作者</w:t>
        </w:r>
      </w:ins>
      <w:ins w:id="866" w:author="Charon" w:date="2024-01-26T21:58:15Z">
        <w:r>
          <m:rPr/>
          <w:rPr>
            <w:rFonts w:hint="eastAsia"/>
            <w:lang w:val="en-US" w:eastAsia="zh-CN"/>
          </w:rPr>
          <w:t>讨论了</w:t>
        </w:r>
      </w:ins>
      <w:ins w:id="867" w:author="Charon" w:date="2024-01-26T21:56:46Z">
        <w:r>
          <m:rPr/>
          <w:rPr>
            <w:rFonts w:hint="default"/>
            <w:lang w:val="en-US" w:eastAsia="zh-CN"/>
          </w:rPr>
          <w:t>目前实例化的虚拟开发团队的一些局限性，并为未来的研究提供了一组潜在的方向。</w:t>
        </w:r>
      </w:ins>
      <w:ins w:id="868" w:author="Charon" w:date="2024-01-26T21:56:57Z">
        <w:r>
          <m:rPr/>
          <w:rPr>
            <w:rFonts w:hint="eastAsia"/>
            <w:lang w:val="en-US" w:eastAsia="zh-CN"/>
          </w:rPr>
          <w:t>(</w:t>
        </w:r>
      </w:ins>
      <w:ins w:id="869" w:author="Charon" w:date="2024-01-26T21:56:46Z">
        <w:r>
          <m:rPr/>
          <w:rPr>
            <w:rFonts w:hint="default"/>
            <w:lang w:val="en-US" w:eastAsia="zh-CN"/>
          </w:rPr>
          <w:t>1)</w:t>
        </w:r>
      </w:ins>
      <w:ins w:id="870" w:author="Charon" w:date="2024-01-26T21:56:58Z">
        <w:r>
          <m:rPr/>
          <w:rPr>
            <w:rFonts w:hint="eastAsia"/>
            <w:lang w:val="en-US" w:eastAsia="zh-CN"/>
          </w:rPr>
          <w:t>.</w:t>
        </w:r>
      </w:ins>
      <w:ins w:id="871" w:author="Charon" w:date="2024-01-26T21:56:59Z">
        <w:r>
          <m:rPr/>
          <w:rPr>
            <w:rFonts w:hint="eastAsia"/>
            <w:lang w:val="en-US" w:eastAsia="zh-CN"/>
          </w:rPr>
          <w:t xml:space="preserve"> </w:t>
        </w:r>
      </w:ins>
      <w:ins w:id="872" w:author="Charon" w:date="2024-01-26T21:56:46Z">
        <w:r>
          <m:rPr/>
          <w:rPr>
            <w:rFonts w:hint="default"/>
            <w:lang w:val="en-US" w:eastAsia="zh-CN"/>
          </w:rPr>
          <w:t>自我协作框架允许轻松地修改团队组成，可以创建新的软件开发模型和由全新的角色组成的虚拟软件开发团队。</w:t>
        </w:r>
      </w:ins>
      <w:ins w:id="873" w:author="Charon" w:date="2024-01-26T21:57:01Z">
        <w:r>
          <m:rPr/>
          <w:rPr>
            <w:rFonts w:hint="eastAsia"/>
            <w:lang w:val="en-US" w:eastAsia="zh-CN"/>
          </w:rPr>
          <w:t>(</w:t>
        </w:r>
      </w:ins>
      <w:ins w:id="874" w:author="Charon" w:date="2024-01-26T21:56:46Z">
        <w:r>
          <m:rPr/>
          <w:rPr>
            <w:rFonts w:hint="default"/>
            <w:lang w:val="en-US" w:eastAsia="zh-CN"/>
          </w:rPr>
          <w:t>2)</w:t>
        </w:r>
      </w:ins>
      <w:ins w:id="875" w:author="Charon" w:date="2024-01-26T21:57:02Z">
        <w:r>
          <m:rPr/>
          <w:rPr>
            <w:rFonts w:hint="eastAsia"/>
            <w:lang w:val="en-US" w:eastAsia="zh-CN"/>
          </w:rPr>
          <w:t xml:space="preserve">. </w:t>
        </w:r>
      </w:ins>
      <w:ins w:id="876" w:author="Charon" w:date="2024-01-26T21:58:59Z">
        <w:r>
          <m:rPr/>
          <w:rPr>
            <w:rFonts w:hint="eastAsia"/>
            <w:lang w:val="en-US" w:eastAsia="zh-CN"/>
          </w:rPr>
          <w:t>自我</w:t>
        </w:r>
      </w:ins>
      <w:ins w:id="877" w:author="Charon" w:date="2024-01-26T21:59:00Z">
        <w:r>
          <m:rPr/>
          <w:rPr>
            <w:rFonts w:hint="eastAsia"/>
            <w:lang w:val="en-US" w:eastAsia="zh-CN"/>
          </w:rPr>
          <w:t>协作</w:t>
        </w:r>
      </w:ins>
      <w:ins w:id="878" w:author="Charon" w:date="2024-01-26T21:59:01Z">
        <w:r>
          <m:rPr/>
          <w:rPr>
            <w:rFonts w:hint="eastAsia"/>
            <w:lang w:val="en-US" w:eastAsia="zh-CN"/>
          </w:rPr>
          <w:t>框架</w:t>
        </w:r>
      </w:ins>
      <w:ins w:id="879" w:author="Charon" w:date="2024-01-26T21:56:46Z">
        <w:r>
          <m:rPr/>
          <w:rPr>
            <w:rFonts w:hint="default"/>
            <w:lang w:val="en-US" w:eastAsia="zh-CN"/>
          </w:rPr>
          <w:t>可能会脱离需求，并影响系统的有效性。</w:t>
        </w:r>
      </w:ins>
    </w:p>
    <w:p>
      <w:pPr>
        <w:numPr>
          <w:ilvl w:val="-1"/>
          <w:numId w:val="0"/>
        </w:numPr>
        <w:ind w:firstLine="420"/>
        <m:rPr/>
        <w:rPr>
          <w:ins w:id="880" w:author="Charon" w:date="2024-01-26T21:59:21Z"/>
          <w:rFonts w:hint="default"/>
          <w:lang w:val="en-US" w:eastAsia="zh-CN"/>
        </w:rPr>
      </w:pPr>
    </w:p>
    <w:p>
      <w:pPr>
        <w:numPr>
          <w:ilvl w:val="0"/>
          <w:numId w:val="2"/>
        </w:numPr>
        <w:ind w:firstLine="0"/>
        <m:rPr/>
        <w:rPr>
          <w:rFonts w:hint="default"/>
          <w:b/>
          <w:bCs/>
          <w:lang w:val="en-US" w:eastAsia="zh-CN"/>
        </w:rPr>
      </w:pPr>
      <w:ins w:id="881" w:author="Charon" w:date="2024-01-26T21:59:24Z">
        <w:r>
          <m:rPr/>
          <w:rPr>
            <w:rFonts w:hint="eastAsia"/>
            <w:b/>
            <w:bCs/>
            <w:lang w:val="en-US" w:eastAsia="zh-CN"/>
          </w:rPr>
          <w:t>总结</w:t>
        </w:r>
      </w:ins>
    </w:p>
    <w:p>
      <w:pPr>
        <w:numPr>
          <w:ilvl w:val="-1"/>
          <w:numId w:val="0"/>
        </w:numPr>
        <w:ind w:left="0" w:firstLine="210" w:firstLineChars="100"/>
        <w:jc w:val="both"/>
        <m:rPr/>
        <w:rPr>
          <w:del w:id="883" w:author="Charon" w:date="2024-01-26T21:59:59Z"/>
          <w:rFonts w:hint="eastAsia" w:ascii="楷体" w:hAnsi="楷体" w:eastAsia="楷体" w:cs="楷体"/>
          <w:sz w:val="21"/>
          <w:szCs w:val="21"/>
          <w:lang w:val="en-US" w:eastAsia="zh-CN"/>
        </w:rPr>
        <w:pPrChange w:id="882" w:author="Charon" w:date="2024-01-26T22:00:00Z">
          <w:pPr>
            <w:numPr>
              <w:ilvl w:val="-1"/>
              <w:numId w:val="0"/>
            </w:numPr>
            <w:ind w:left="0" w:firstLine="0"/>
            <w:jc w:val="both"/>
          </w:pPr>
        </w:pPrChange>
      </w:pPr>
    </w:p>
    <w:p>
      <w:pPr>
        <w:numPr>
          <w:ilvl w:val="-1"/>
          <w:numId w:val="0"/>
        </w:numPr>
        <w:ind w:left="0" w:firstLine="240" w:firstLineChars="100"/>
        <w:jc w:val="left"/>
        <m:rPr/>
        <w:rPr>
          <w:rFonts w:hint="eastAsia"/>
          <w:lang w:val="en-US" w:eastAsia="zh-CN"/>
        </w:rPr>
        <w:pPrChange w:id="884" w:author="Charon" w:date="2024-01-26T22:00:00Z">
          <w:pPr>
            <w:numPr>
              <w:ilvl w:val="-1"/>
              <w:numId w:val="0"/>
            </w:numPr>
            <w:ind w:left="0" w:firstLine="0"/>
            <w:jc w:val="left"/>
          </w:pPr>
        </w:pPrChange>
      </w:pPr>
      <w:ins w:id="885" w:author="Charon" w:date="2024-01-26T21:59:55Z">
        <w:r>
          <m:rPr/>
          <w:rPr>
            <w:rFonts w:hint="default"/>
            <w:lang w:val="en-US" w:eastAsia="zh-CN"/>
          </w:rPr>
          <w:t>在本文中，</w:t>
        </w:r>
      </w:ins>
      <w:ins w:id="886" w:author="Charon" w:date="2024-01-26T22:00:05Z">
        <w:r>
          <m:rPr/>
          <w:rPr>
            <w:rFonts w:hint="eastAsia"/>
            <w:lang w:val="en-US" w:eastAsia="zh-CN"/>
          </w:rPr>
          <w:t>作者</w:t>
        </w:r>
      </w:ins>
      <w:ins w:id="887" w:author="Charon" w:date="2024-01-26T21:59:55Z">
        <w:r>
          <m:rPr/>
          <w:rPr>
            <w:rFonts w:hint="default"/>
            <w:lang w:val="en-US" w:eastAsia="zh-CN"/>
          </w:rPr>
          <w:t>提出了一个自我协作框架，</w:t>
        </w:r>
      </w:ins>
      <w:ins w:id="888" w:author="Charon" w:date="2024-01-26T22:00:11Z">
        <w:r>
          <m:rPr/>
          <w:rPr>
            <w:rFonts w:hint="eastAsia"/>
            <w:lang w:val="en-US" w:eastAsia="zh-CN"/>
          </w:rPr>
          <w:t>通过</w:t>
        </w:r>
      </w:ins>
      <w:ins w:id="889" w:author="Charon" w:date="2024-01-26T21:59:55Z">
        <w:r>
          <m:rPr/>
          <w:rPr>
            <w:rFonts w:hint="default"/>
            <w:lang w:val="en-US" w:eastAsia="zh-CN"/>
          </w:rPr>
          <w:t>协作和交互的方式增强</w:t>
        </w:r>
      </w:ins>
      <w:ins w:id="890" w:author="Charon" w:date="2024-01-26T22:00:15Z">
        <w:r>
          <m:rPr/>
          <w:rPr>
            <w:rFonts w:hint="eastAsia"/>
            <w:lang w:val="en-US" w:eastAsia="zh-CN"/>
          </w:rPr>
          <w:t>LLM</w:t>
        </w:r>
      </w:ins>
      <w:ins w:id="891" w:author="Charon" w:date="2024-01-26T21:59:55Z">
        <w:r>
          <m:rPr/>
          <w:rPr>
            <w:rFonts w:hint="default"/>
            <w:lang w:val="en-US" w:eastAsia="zh-CN"/>
          </w:rPr>
          <w:t>解决问题的能力。基于所提出的框架，</w:t>
        </w:r>
      </w:ins>
      <w:ins w:id="892" w:author="Charon" w:date="2024-01-26T22:00:43Z">
        <w:r>
          <m:rPr/>
          <w:rPr>
            <w:rFonts w:hint="eastAsia"/>
            <w:lang w:val="en-US" w:eastAsia="zh-CN"/>
          </w:rPr>
          <w:t>作者</w:t>
        </w:r>
      </w:ins>
      <w:ins w:id="893" w:author="Charon" w:date="2024-01-26T21:59:55Z">
        <w:r>
          <m:rPr/>
          <w:rPr>
            <w:rFonts w:hint="default"/>
            <w:lang w:val="en-US" w:eastAsia="zh-CN"/>
          </w:rPr>
          <w:t>组装了一个由三个不同的ChatGPT角色组成的基本团队，协同处理代码生成任务。</w:t>
        </w:r>
      </w:ins>
      <w:ins w:id="894" w:author="Charon" w:date="2024-01-26T22:01:45Z">
        <w:r>
          <m:rPr/>
          <w:rPr>
            <w:rFonts w:hint="eastAsia"/>
            <w:lang w:val="en-US" w:eastAsia="zh-CN"/>
          </w:rPr>
          <w:t>大量的实验结果证明了自我协作框架的有效性和通用性。</w:t>
        </w:r>
      </w:ins>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icrosoft Sans Serif">
    <w:panose1 w:val="020B0604020202020204"/>
    <w:charset w:val="00"/>
    <w:family w:val="auto"/>
    <w:pitch w:val="default"/>
    <w:sig w:usb0="E5002EFF" w:usb1="C000605B" w:usb2="00000029" w:usb3="00000000" w:csb0="200101FF" w:csb1="20280000"/>
  </w:font>
  <w:font w:name="MT Extra">
    <w:panose1 w:val="05050102010205020202"/>
    <w:charset w:val="00"/>
    <w:family w:val="auto"/>
    <w:pitch w:val="default"/>
    <w:sig w:usb0="8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KaTe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S Mincho">
    <w:altName w:val="Segoe Print"/>
    <w:panose1 w:val="00000000000000000000"/>
    <w:charset w:val="00"/>
    <w:family w:val="auto"/>
    <w:pitch w:val="default"/>
    <w:sig w:usb0="00000000" w:usb1="00000000" w:usb2="00000000" w:usb3="00000000" w:csb0="00000000" w:csb1="00000000"/>
  </w:font>
  <w:font w:name="幼圆">
    <w:panose1 w:val="0201050906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0" w:csb1="00000000"/>
  </w:font>
  <w:font w:name="KaTeX_AMS">
    <w:altName w:val="Segoe Print"/>
    <w:panose1 w:val="00000000000000000000"/>
    <w:charset w:val="00"/>
    <w:family w:val="auto"/>
    <w:pitch w:val="default"/>
    <w:sig w:usb0="00000000" w:usb1="00000000" w:usb2="00000000" w:usb3="00000000" w:csb0="00000000" w:csb1="00000000"/>
  </w:font>
  <w:font w:name="KaTeX_Size3">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mes">
    <w:altName w:val="Times New Roma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F87266"/>
    <w:multiLevelType w:val="singleLevel"/>
    <w:tmpl w:val="F1F87266"/>
    <w:lvl w:ilvl="0" w:tentative="0">
      <w:start w:val="1"/>
      <w:numFmt w:val="decimal"/>
      <w:suff w:val="space"/>
      <w:lvlText w:val="%1."/>
      <w:lvlJc w:val="left"/>
    </w:lvl>
  </w:abstractNum>
  <w:abstractNum w:abstractNumId="1">
    <w:nsid w:val="74E03907"/>
    <w:multiLevelType w:val="multilevel"/>
    <w:tmpl w:val="74E03907"/>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haron">
    <w15:presenceInfo w15:providerId="WPS Office" w15:userId="17449241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hjMGFiNWJhYjUwNDY2OWMzNzRmNDA5YmEwNjQ4ZGYifQ=="/>
  </w:docVars>
  <w:rsids>
    <w:rsidRoot w:val="00000000"/>
    <w:rsid w:val="09CC2C6C"/>
    <w:rsid w:val="1BDE0000"/>
    <w:rsid w:val="236414FC"/>
    <w:rsid w:val="268F3AC1"/>
    <w:rsid w:val="27E77610"/>
    <w:rsid w:val="2C22675B"/>
    <w:rsid w:val="37415551"/>
    <w:rsid w:val="47C92A71"/>
    <w:rsid w:val="481E6959"/>
    <w:rsid w:val="4E2E13D3"/>
    <w:rsid w:val="55841F18"/>
    <w:rsid w:val="57492FBA"/>
    <w:rsid w:val="577A0ADC"/>
    <w:rsid w:val="5BB15C29"/>
    <w:rsid w:val="62F678CA"/>
    <w:rsid w:val="63C567C3"/>
    <w:rsid w:val="66953F27"/>
    <w:rsid w:val="68DE4D81"/>
    <w:rsid w:val="69A519D1"/>
    <w:rsid w:val="6E164A22"/>
    <w:rsid w:val="6E7D0E15"/>
    <w:rsid w:val="703D1989"/>
    <w:rsid w:val="79955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semiHidden/>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3">
    <w:name w:val="Normal (Web)"/>
    <w:basedOn w:val="1"/>
    <w:uiPriority w:val="0"/>
    <w:rPr>
      <w:sz w:val="24"/>
    </w:rPr>
  </w:style>
  <w:style w:type="character" w:styleId="6">
    <w:name w:val="Strong"/>
    <w:basedOn w:val="5"/>
    <w:qFormat/>
    <w:uiPriority w:val="0"/>
    <w:rPr>
      <w:b/>
    </w:rPr>
  </w:style>
  <w:style w:type="paragraph" w:customStyle="1" w:styleId="7">
    <w:name w:val="图表标题"/>
    <w:basedOn w:val="1"/>
    <w:uiPriority w:val="0"/>
    <w:pPr>
      <w:jc w:val="center"/>
    </w:pPr>
    <w:rPr>
      <w:rFonts w:eastAsia="楷体" w:cs="楷体"/>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microsoft.com/office/2011/relationships/people" Target="people.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2023-08-24T03:09:00Z</dcterms:created>
  <dc:creator>13421</dc:creator>
  <cp:lastModifiedBy>Charon</cp:lastModifiedBy>
  <dcterms:modified xsi:type="dcterms:W3CDTF">2024-01-26T14:08:06Z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236EF791B2114398B3C78A3D4FA9B3E0_12</vt:lpwstr>
  </property>
</Properties>
</file>