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rPr>
      </w:pPr>
      <w:r>
        <w:rPr>
          <w:rFonts w:hint="default"/>
          <w:b/>
          <w:bCs/>
          <w:sz w:val="32"/>
          <w:szCs w:val="32"/>
        </w:rPr>
        <w:t>Improving Factuality and Reasoning in Language Models through Multiagent Debate</w:t>
      </w:r>
    </w:p>
    <w:p>
      <w:pPr>
        <w:jc w:val="center"/>
        <w:rPr>
          <w:rFonts w:hint="default"/>
          <w:sz w:val="30"/>
          <w:szCs w:val="30"/>
        </w:rPr>
      </w:pPr>
      <w:r>
        <w:rPr>
          <w:rFonts w:hint="default"/>
          <w:sz w:val="30"/>
          <w:szCs w:val="30"/>
        </w:rPr>
        <w:t>通过多</w:t>
      </w:r>
      <w:ins w:id="0" w:author="Charon" w:date="2024-01-25T21:16:59Z">
        <w:r>
          <w:rPr>
            <w:rFonts w:hint="eastAsia"/>
            <w:sz w:val="30"/>
            <w:szCs w:val="30"/>
            <w:lang w:val="en-US" w:eastAsia="zh-CN"/>
          </w:rPr>
          <w:t>代理</w:t>
        </w:r>
      </w:ins>
      <w:r>
        <w:rPr>
          <w:rFonts w:hint="default"/>
          <w:sz w:val="30"/>
          <w:szCs w:val="30"/>
        </w:rPr>
        <w:t>辩论提高语言模型的真实性和推理能力</w:t>
      </w:r>
    </w:p>
    <w:p>
      <w:pPr>
        <w:jc w:val="center"/>
        <w:rPr>
          <w:rFonts w:hint="default"/>
          <w:sz w:val="32"/>
          <w:szCs w:val="32"/>
        </w:rPr>
      </w:pPr>
    </w:p>
    <w:p>
      <w:pPr>
        <w:spacing w:line="360" w:lineRule="auto"/>
        <w:jc w:val="both"/>
        <w:rPr>
          <w:rFonts w:hint="eastAsia"/>
          <w:b/>
          <w:bCs/>
          <w:sz w:val="24"/>
          <w:szCs w:val="24"/>
          <w:lang w:val="en-US" w:eastAsia="zh-CN"/>
        </w:rPr>
      </w:pPr>
      <w:r>
        <w:rPr>
          <w:rFonts w:hint="eastAsia"/>
          <w:b/>
          <w:bCs/>
          <w:sz w:val="24"/>
          <w:szCs w:val="24"/>
          <w:lang w:val="en-US" w:eastAsia="zh-CN"/>
        </w:rPr>
        <w:t>太长不看版：</w:t>
      </w:r>
    </w:p>
    <w:p>
      <w:pPr>
        <w:spacing w:line="360" w:lineRule="auto"/>
        <w:ind w:firstLine="420" w:firstLineChars="0"/>
        <w:jc w:val="both"/>
        <w:rPr>
          <w:rFonts w:hint="eastAsia"/>
          <w:sz w:val="24"/>
          <w:szCs w:val="24"/>
          <w:lang w:val="en-US" w:eastAsia="zh-CN"/>
        </w:rPr>
      </w:pPr>
      <w:r>
        <w:rPr>
          <w:rFonts w:hint="eastAsia"/>
          <w:sz w:val="24"/>
          <w:szCs w:val="24"/>
          <w:lang w:val="en-US" w:eastAsia="zh-CN"/>
        </w:rPr>
        <w:t>本篇论文</w:t>
      </w:r>
      <w:ins w:id="1" w:author="Charon" w:date="2024-01-25T16:08:13Z">
        <w:r>
          <w:rPr>
            <w:rFonts w:hint="eastAsia"/>
            <w:sz w:val="24"/>
            <w:szCs w:val="24"/>
            <w:lang w:val="en-US" w:eastAsia="zh-CN"/>
          </w:rPr>
          <w:t>通过</w:t>
        </w:r>
      </w:ins>
      <w:ins w:id="2" w:author="Charon" w:date="2024-01-25T16:08:25Z">
        <w:r>
          <w:rPr>
            <w:rFonts w:hint="eastAsia"/>
            <w:sz w:val="24"/>
            <w:szCs w:val="24"/>
            <w:lang w:val="en-US" w:eastAsia="zh-CN"/>
          </w:rPr>
          <w:t>让</w:t>
        </w:r>
      </w:ins>
      <w:ins w:id="3" w:author="Charon" w:date="2024-01-25T16:08:26Z">
        <w:r>
          <w:rPr>
            <w:rFonts w:hint="eastAsia"/>
            <w:sz w:val="24"/>
            <w:szCs w:val="24"/>
            <w:lang w:val="en-US" w:eastAsia="zh-CN"/>
          </w:rPr>
          <w:t>多个模型</w:t>
        </w:r>
      </w:ins>
      <w:ins w:id="4" w:author="Charon" w:date="2024-01-25T16:08:33Z">
        <w:r>
          <w:rPr>
            <w:rFonts w:hint="eastAsia"/>
            <w:sz w:val="24"/>
            <w:szCs w:val="24"/>
            <w:lang w:val="en-US" w:eastAsia="zh-CN"/>
          </w:rPr>
          <w:t>实例</w:t>
        </w:r>
      </w:ins>
      <w:ins w:id="5" w:author="Charon" w:date="2024-01-25T16:14:15Z">
        <w:r>
          <w:rPr>
            <w:rFonts w:hint="eastAsia"/>
            <w:sz w:val="24"/>
            <w:szCs w:val="24"/>
            <w:lang w:val="en-US" w:eastAsia="zh-CN"/>
          </w:rPr>
          <w:t>参考</w:t>
        </w:r>
      </w:ins>
      <w:ins w:id="6" w:author="Charon" w:date="2024-01-25T16:08:36Z">
        <w:r>
          <w:rPr>
            <w:rFonts w:hint="eastAsia"/>
            <w:sz w:val="24"/>
            <w:szCs w:val="24"/>
            <w:lang w:val="en-US" w:eastAsia="zh-CN"/>
          </w:rPr>
          <w:t>“</w:t>
        </w:r>
      </w:ins>
      <w:ins w:id="7" w:author="Charon" w:date="2024-01-25T16:13:51Z">
        <w:r>
          <w:rPr>
            <w:rFonts w:hint="eastAsia"/>
            <w:sz w:val="24"/>
            <w:szCs w:val="24"/>
            <w:lang w:val="en-US" w:eastAsia="zh-CN"/>
          </w:rPr>
          <w:t>心智社会</w:t>
        </w:r>
      </w:ins>
      <w:ins w:id="8" w:author="Charon" w:date="2024-01-25T16:08:52Z">
        <w:r>
          <w:rPr>
            <w:rFonts w:hint="eastAsia"/>
            <w:sz w:val="24"/>
            <w:szCs w:val="24"/>
            <w:lang w:val="en-US" w:eastAsia="zh-CN"/>
          </w:rPr>
          <w:t>（</w:t>
        </w:r>
      </w:ins>
      <w:ins w:id="9" w:author="Charon" w:date="2024-01-25T16:08:52Z">
        <w:r>
          <w:rPr>
            <w:rFonts w:hint="eastAsia"/>
            <w:i/>
            <w:iCs/>
            <w:sz w:val="24"/>
            <w:szCs w:val="24"/>
            <w:lang w:val="en-US" w:eastAsia="zh-CN"/>
            <w:rPrChange w:id="10" w:author="Charon" w:date="2024-01-26T09:30:13Z">
              <w:rPr>
                <w:rFonts w:hint="eastAsia"/>
                <w:sz w:val="24"/>
                <w:szCs w:val="24"/>
                <w:lang w:val="en-US" w:eastAsia="zh-CN"/>
              </w:rPr>
            </w:rPrChange>
          </w:rPr>
          <w:t>society of minds</w:t>
        </w:r>
      </w:ins>
      <w:ins w:id="12" w:author="Charon" w:date="2024-01-25T16:08:52Z">
        <w:r>
          <w:rPr>
            <w:rFonts w:hint="eastAsia"/>
            <w:sz w:val="24"/>
            <w:szCs w:val="24"/>
            <w:lang w:val="en-US" w:eastAsia="zh-CN"/>
          </w:rPr>
          <w:t>）</w:t>
        </w:r>
      </w:ins>
      <w:ins w:id="13" w:author="Charon" w:date="2024-01-25T16:08:36Z">
        <w:r>
          <w:rPr>
            <w:rFonts w:hint="eastAsia"/>
            <w:sz w:val="24"/>
            <w:szCs w:val="24"/>
            <w:lang w:val="en-US" w:eastAsia="zh-CN"/>
          </w:rPr>
          <w:t>”</w:t>
        </w:r>
      </w:ins>
      <w:ins w:id="14" w:author="Charon" w:date="2024-01-25T16:08:40Z">
        <w:r>
          <w:rPr>
            <w:rFonts w:hint="eastAsia"/>
            <w:sz w:val="24"/>
            <w:szCs w:val="24"/>
            <w:lang w:val="en-US" w:eastAsia="zh-CN"/>
          </w:rPr>
          <w:t>的</w:t>
        </w:r>
      </w:ins>
      <w:ins w:id="15" w:author="Charon" w:date="2024-01-25T16:08:41Z">
        <w:r>
          <w:rPr>
            <w:rFonts w:hint="eastAsia"/>
            <w:sz w:val="24"/>
            <w:szCs w:val="24"/>
            <w:lang w:val="en-US" w:eastAsia="zh-CN"/>
          </w:rPr>
          <w:t>方法</w:t>
        </w:r>
      </w:ins>
      <w:ins w:id="16" w:author="Charon" w:date="2024-01-25T16:08:42Z">
        <w:r>
          <w:rPr>
            <w:rFonts w:hint="eastAsia"/>
            <w:sz w:val="24"/>
            <w:szCs w:val="24"/>
            <w:lang w:val="en-US" w:eastAsia="zh-CN"/>
          </w:rPr>
          <w:t>来</w:t>
        </w:r>
      </w:ins>
      <w:del w:id="17" w:author="Charon" w:date="2024-01-25T16:08:07Z">
        <w:r>
          <w:rPr>
            <w:rFonts w:hint="eastAsia"/>
            <w:sz w:val="24"/>
            <w:szCs w:val="24"/>
            <w:lang w:val="en-US" w:eastAsia="zh-CN"/>
          </w:rPr>
          <w:delText>的目的是</w:delText>
        </w:r>
      </w:del>
      <w:r>
        <w:rPr>
          <w:rFonts w:hint="eastAsia"/>
          <w:sz w:val="24"/>
          <w:szCs w:val="24"/>
          <w:lang w:val="en-US" w:eastAsia="zh-CN"/>
        </w:rPr>
        <w:t>提高大语言模型的真实性和推理能力。作者让多个语言模型就同一问题先各自得出答案，再让这些语言模型读取并批判其他语言模型的答案来更新自己的答案，再多次重复这一辩论过程，最终得到一个</w:t>
      </w:r>
      <w:r>
        <w:rPr>
          <w:rFonts w:hint="eastAsia"/>
          <w:sz w:val="24"/>
          <w:szCs w:val="24"/>
          <w:highlight w:val="none"/>
          <w:lang w:val="en-US" w:eastAsia="zh-CN"/>
          <w:rPrChange w:id="18" w:author="Charon" w:date="2024-01-26T09:48:19Z">
            <w:rPr>
              <w:rFonts w:hint="eastAsia"/>
              <w:sz w:val="24"/>
              <w:szCs w:val="24"/>
              <w:lang w:val="en-US" w:eastAsia="zh-CN"/>
            </w:rPr>
          </w:rPrChange>
        </w:rPr>
        <w:t>收敛</w:t>
      </w:r>
      <w:r>
        <w:rPr>
          <w:rFonts w:hint="eastAsia"/>
          <w:sz w:val="24"/>
          <w:szCs w:val="24"/>
          <w:lang w:val="en-US" w:eastAsia="zh-CN"/>
        </w:rPr>
        <w:t>的答案。实验结果表明，这一方法能显著提高语言模型在许多不同类型下的答案的准确率。这一发现对提高语言模型的推理能力与事实性提供了一种新的实现方法，也能使语言模型生成的文本更具可靠性。</w:t>
      </w:r>
    </w:p>
    <w:p>
      <w:pPr>
        <w:spacing w:line="360" w:lineRule="auto"/>
        <w:ind w:firstLine="420" w:firstLineChars="0"/>
        <w:jc w:val="both"/>
        <w:rPr>
          <w:rFonts w:hint="eastAsia"/>
          <w:sz w:val="24"/>
          <w:szCs w:val="24"/>
          <w:lang w:val="en-US" w:eastAsia="zh-CN"/>
        </w:rPr>
      </w:pPr>
      <w:bookmarkStart w:id="0" w:name="_GoBack"/>
      <w:bookmarkEnd w:id="0"/>
    </w:p>
    <w:p>
      <w:pPr>
        <w:spacing w:line="360" w:lineRule="auto"/>
        <w:jc w:val="both"/>
        <w:rPr>
          <w:rFonts w:hint="default"/>
          <w:b/>
          <w:bCs/>
          <w:sz w:val="24"/>
          <w:szCs w:val="24"/>
          <w:lang w:val="en-US" w:eastAsia="zh-CN"/>
        </w:rPr>
      </w:pPr>
      <w:r>
        <w:rPr>
          <w:rFonts w:hint="eastAsia"/>
          <w:b/>
          <w:bCs/>
          <w:sz w:val="24"/>
          <w:szCs w:val="24"/>
          <w:lang w:val="en-US" w:eastAsia="zh-CN"/>
        </w:rPr>
        <w:t>摘要</w:t>
      </w:r>
    </w:p>
    <w:p>
      <w:pPr>
        <w:spacing w:line="360" w:lineRule="auto"/>
        <w:ind w:firstLine="420" w:firstLineChars="0"/>
        <w:rPr>
          <w:ins w:id="19" w:author="Charon" w:date="2024-01-25T16:11:02Z"/>
          <w:sz w:val="24"/>
          <w:szCs w:val="24"/>
        </w:rPr>
      </w:pPr>
      <w:r>
        <w:rPr>
          <w:sz w:val="24"/>
          <w:szCs w:val="24"/>
        </w:rPr>
        <w:t>近些年来大语言模型在语言生成、语言理解、少样本学习中展现出了非凡的能力。大量工作研究如何通过提示词进一步提高模型的表现。在本文中，作者提出一种补充方法，让多个语言模型在多轮中提出自己的答案与推理过程，并与其他模型进行辩论，以此来得出共同的最终的答案。研究结果证明，这种方法能显著增强许多任务中的数学及策略推理，且增强内容的真实与有效性，减少现在模型容易出现的错误答案和幻觉。此方法</w:t>
      </w:r>
      <w:del w:id="20" w:author="Charon" w:date="2024-01-25T16:04:48Z">
        <w:r>
          <w:rPr>
            <w:sz w:val="24"/>
            <w:szCs w:val="24"/>
          </w:rPr>
          <w:delText>还</w:delText>
        </w:r>
      </w:del>
      <w:r>
        <w:rPr>
          <w:sz w:val="24"/>
          <w:szCs w:val="24"/>
        </w:rPr>
        <w:t>可以直接</w:t>
      </w:r>
      <w:ins w:id="21" w:author="Charon" w:date="2024-01-25T16:04:41Z">
        <w:r>
          <w:rPr>
            <w:rFonts w:hint="eastAsia"/>
            <w:sz w:val="24"/>
            <w:szCs w:val="24"/>
            <w:lang w:val="en-US" w:eastAsia="zh-CN"/>
          </w:rPr>
          <w:t>应用</w:t>
        </w:r>
      </w:ins>
      <w:del w:id="22" w:author="Charon" w:date="2024-01-25T16:04:39Z">
        <w:r>
          <w:rPr>
            <w:sz w:val="24"/>
            <w:szCs w:val="24"/>
          </w:rPr>
          <w:delText>使用</w:delText>
        </w:r>
      </w:del>
      <w:r>
        <w:rPr>
          <w:sz w:val="24"/>
          <w:szCs w:val="24"/>
        </w:rPr>
        <w:t>在现有黑箱模型，</w:t>
      </w:r>
      <w:ins w:id="23" w:author="Charon" w:date="2024-01-25T16:05:32Z">
        <w:r>
          <w:rPr>
            <w:rFonts w:hint="eastAsia"/>
            <w:sz w:val="24"/>
            <w:szCs w:val="24"/>
            <w:lang w:val="en-US" w:eastAsia="zh-CN"/>
          </w:rPr>
          <w:t>并且</w:t>
        </w:r>
      </w:ins>
      <w:del w:id="24" w:author="Charon" w:date="2024-01-25T16:05:31Z">
        <w:r>
          <w:rPr>
            <w:sz w:val="24"/>
            <w:szCs w:val="24"/>
          </w:rPr>
          <w:delText>且能</w:delText>
        </w:r>
      </w:del>
      <w:r>
        <w:rPr>
          <w:sz w:val="24"/>
          <w:szCs w:val="24"/>
        </w:rPr>
        <w:t>对所研究的所有任务使用相同的程序和提示。总的来说，</w:t>
      </w:r>
      <w:ins w:id="25" w:author="Charon" w:date="2024-01-25T16:06:19Z">
        <w:commentRangeStart w:id="0"/>
        <w:r>
          <w:rPr>
            <w:rFonts w:hint="eastAsia"/>
            <w:sz w:val="24"/>
            <w:szCs w:val="24"/>
            <w:lang w:eastAsia="zh-CN"/>
          </w:rPr>
          <w:t>“</w:t>
        </w:r>
      </w:ins>
      <w:ins w:id="26" w:author="Charon" w:date="2024-01-25T16:13:40Z">
        <w:r>
          <w:rPr>
            <w:rFonts w:hint="eastAsia"/>
            <w:sz w:val="24"/>
            <w:szCs w:val="24"/>
            <w:lang w:val="en-US" w:eastAsia="zh-CN"/>
          </w:rPr>
          <w:t>心智社会</w:t>
        </w:r>
      </w:ins>
      <w:ins w:id="27" w:author="Charon" w:date="2024-01-25T16:07:38Z">
        <w:r>
          <w:rPr>
            <w:rFonts w:hint="eastAsia"/>
            <w:sz w:val="24"/>
            <w:szCs w:val="24"/>
            <w:lang w:val="en-US" w:eastAsia="zh-CN"/>
          </w:rPr>
          <w:t>（</w:t>
        </w:r>
      </w:ins>
      <w:ins w:id="28" w:author="Charon" w:date="2024-01-25T16:07:39Z">
        <w:r>
          <w:rPr>
            <w:rFonts w:hint="eastAsia"/>
            <w:i/>
            <w:iCs/>
            <w:sz w:val="24"/>
            <w:szCs w:val="24"/>
            <w:lang w:val="en-US" w:eastAsia="zh-CN"/>
            <w:rPrChange w:id="29" w:author="Charon" w:date="2024-01-26T09:30:22Z">
              <w:rPr>
                <w:rFonts w:hint="eastAsia"/>
                <w:sz w:val="24"/>
                <w:szCs w:val="24"/>
                <w:lang w:val="en-US" w:eastAsia="zh-CN"/>
              </w:rPr>
            </w:rPrChange>
          </w:rPr>
          <w:t>s</w:t>
        </w:r>
      </w:ins>
      <w:ins w:id="31" w:author="Charon" w:date="2024-01-25T16:07:40Z">
        <w:r>
          <w:rPr>
            <w:rFonts w:hint="eastAsia"/>
            <w:i/>
            <w:iCs/>
            <w:sz w:val="24"/>
            <w:szCs w:val="24"/>
            <w:lang w:val="en-US" w:eastAsia="zh-CN"/>
            <w:rPrChange w:id="32" w:author="Charon" w:date="2024-01-26T09:30:22Z">
              <w:rPr>
                <w:rFonts w:hint="eastAsia"/>
                <w:sz w:val="24"/>
                <w:szCs w:val="24"/>
                <w:lang w:val="en-US" w:eastAsia="zh-CN"/>
              </w:rPr>
            </w:rPrChange>
          </w:rPr>
          <w:t>ociet</w:t>
        </w:r>
      </w:ins>
      <w:ins w:id="34" w:author="Charon" w:date="2024-01-25T16:07:41Z">
        <w:r>
          <w:rPr>
            <w:rFonts w:hint="eastAsia"/>
            <w:i/>
            <w:iCs/>
            <w:sz w:val="24"/>
            <w:szCs w:val="24"/>
            <w:lang w:val="en-US" w:eastAsia="zh-CN"/>
            <w:rPrChange w:id="35" w:author="Charon" w:date="2024-01-26T09:30:22Z">
              <w:rPr>
                <w:rFonts w:hint="eastAsia"/>
                <w:sz w:val="24"/>
                <w:szCs w:val="24"/>
                <w:lang w:val="en-US" w:eastAsia="zh-CN"/>
              </w:rPr>
            </w:rPrChange>
          </w:rPr>
          <w:t>y</w:t>
        </w:r>
      </w:ins>
      <w:ins w:id="37" w:author="Charon" w:date="2024-01-25T16:07:43Z">
        <w:r>
          <w:rPr>
            <w:rFonts w:hint="eastAsia"/>
            <w:i/>
            <w:iCs/>
            <w:sz w:val="24"/>
            <w:szCs w:val="24"/>
            <w:lang w:val="en-US" w:eastAsia="zh-CN"/>
            <w:rPrChange w:id="38" w:author="Charon" w:date="2024-01-26T09:30:22Z">
              <w:rPr>
                <w:rFonts w:hint="eastAsia"/>
                <w:sz w:val="24"/>
                <w:szCs w:val="24"/>
                <w:lang w:val="en-US" w:eastAsia="zh-CN"/>
              </w:rPr>
            </w:rPrChange>
          </w:rPr>
          <w:t xml:space="preserve"> of m</w:t>
        </w:r>
      </w:ins>
      <w:ins w:id="40" w:author="Charon" w:date="2024-01-25T16:07:44Z">
        <w:r>
          <w:rPr>
            <w:rFonts w:hint="eastAsia"/>
            <w:i/>
            <w:iCs/>
            <w:sz w:val="24"/>
            <w:szCs w:val="24"/>
            <w:lang w:val="en-US" w:eastAsia="zh-CN"/>
            <w:rPrChange w:id="41" w:author="Charon" w:date="2024-01-26T09:30:22Z">
              <w:rPr>
                <w:rFonts w:hint="eastAsia"/>
                <w:sz w:val="24"/>
                <w:szCs w:val="24"/>
                <w:lang w:val="en-US" w:eastAsia="zh-CN"/>
              </w:rPr>
            </w:rPrChange>
          </w:rPr>
          <w:t>inds</w:t>
        </w:r>
      </w:ins>
      <w:ins w:id="43" w:author="Charon" w:date="2024-01-25T16:07:38Z">
        <w:r>
          <w:rPr>
            <w:rFonts w:hint="eastAsia"/>
            <w:sz w:val="24"/>
            <w:szCs w:val="24"/>
            <w:lang w:val="en-US" w:eastAsia="zh-CN"/>
          </w:rPr>
          <w:t>）</w:t>
        </w:r>
      </w:ins>
      <w:ins w:id="44" w:author="Charon" w:date="2024-01-25T16:06:19Z">
        <w:r>
          <w:rPr>
            <w:rFonts w:hint="eastAsia"/>
            <w:sz w:val="24"/>
            <w:szCs w:val="24"/>
            <w:lang w:eastAsia="zh-CN"/>
          </w:rPr>
          <w:t>”</w:t>
        </w:r>
        <w:commentRangeEnd w:id="0"/>
      </w:ins>
      <w:r>
        <w:commentReference w:id="0"/>
      </w:r>
      <w:r>
        <w:rPr>
          <w:sz w:val="24"/>
          <w:szCs w:val="24"/>
        </w:rPr>
        <w:t>这种方法有潜力显著提高大语言模型的能力，并能助力语言生成和语言理解的进一步突破。</w:t>
      </w:r>
    </w:p>
    <w:p>
      <w:pPr>
        <w:spacing w:line="360" w:lineRule="auto"/>
        <w:ind w:firstLine="420" w:firstLineChars="0"/>
        <w:rPr>
          <w:ins w:id="45" w:author="Charon" w:date="2024-01-25T16:11:02Z"/>
          <w:sz w:val="24"/>
          <w:szCs w:val="24"/>
        </w:rPr>
      </w:pPr>
    </w:p>
    <w:p>
      <w:pPr>
        <w:numPr>
          <w:ilvl w:val="0"/>
          <w:numId w:val="1"/>
        </w:numPr>
        <w:spacing w:line="360" w:lineRule="auto"/>
        <w:ind w:firstLine="0" w:firstLineChars="0"/>
        <w:rPr>
          <w:rFonts w:hint="eastAsia"/>
          <w:b/>
          <w:bCs/>
          <w:sz w:val="24"/>
          <w:szCs w:val="24"/>
          <w:lang w:val="en-US" w:eastAsia="zh-CN"/>
        </w:rPr>
      </w:pPr>
      <w:r>
        <w:rPr>
          <w:rFonts w:hint="eastAsia"/>
          <w:b/>
          <w:bCs/>
          <w:sz w:val="24"/>
          <w:szCs w:val="24"/>
          <w:lang w:val="en-US" w:eastAsia="zh-CN"/>
        </w:rPr>
        <w:t>引言</w:t>
      </w:r>
    </w:p>
    <w:p>
      <w:pPr>
        <w:spacing w:line="360" w:lineRule="auto"/>
        <w:ind w:firstLine="480" w:firstLineChars="200"/>
        <w:rPr>
          <w:rFonts w:hint="default"/>
          <w:sz w:val="24"/>
          <w:szCs w:val="24"/>
          <w:lang w:val="en-US" w:eastAsia="zh-CN"/>
        </w:rPr>
        <w:pPrChange w:id="46" w:author="Charon" w:date="2024-01-25T17:07:10Z">
          <w:pPr>
            <w:spacing w:line="360" w:lineRule="auto"/>
            <w:ind w:firstLine="480" w:firstLineChars="200"/>
          </w:pPr>
        </w:pPrChange>
      </w:pPr>
      <w:r>
        <w:rPr>
          <w:rFonts w:hint="default"/>
          <w:sz w:val="24"/>
          <w:szCs w:val="24"/>
          <w:lang w:val="en-US" w:eastAsia="zh-CN"/>
        </w:rPr>
        <w:t>近些年来大语言模型通过在互联网上的大量文本语料库训练，但是互联网上提取的自然语言的质量和准确性无法得到保证，因此模型在经过训练后可能自信地产生错误的事实，或者在推理链上做出不可思议的跳跃。最近的大量工作集中于提高语言模型的事实准确和推理能力上。而作者注意到这些工作都是在单个语言模型上进行的，于是，他们受</w:t>
      </w:r>
      <w:ins w:id="47" w:author="Charon" w:date="2024-01-25T16:15:40Z">
        <w:r>
          <w:rPr>
            <w:rFonts w:hint="eastAsia"/>
            <w:sz w:val="24"/>
            <w:szCs w:val="24"/>
            <w:lang w:val="en-US" w:eastAsia="zh-CN"/>
          </w:rPr>
          <w:t>到</w:t>
        </w:r>
      </w:ins>
      <w:ins w:id="48" w:author="Charon" w:date="2024-01-25T16:15:50Z">
        <w:r>
          <w:rPr>
            <w:rFonts w:hint="eastAsia"/>
            <w:sz w:val="24"/>
            <w:szCs w:val="24"/>
            <w:lang w:val="en-US" w:eastAsia="zh-CN"/>
          </w:rPr>
          <w:t>“</w:t>
        </w:r>
      </w:ins>
      <w:ins w:id="49" w:author="Charon" w:date="2024-01-25T16:15:51Z">
        <w:r>
          <w:rPr>
            <w:rFonts w:hint="eastAsia"/>
            <w:i/>
            <w:iCs/>
            <w:sz w:val="24"/>
            <w:szCs w:val="24"/>
            <w:lang w:val="en-US" w:eastAsia="zh-CN"/>
            <w:rPrChange w:id="50" w:author="Charon" w:date="2024-01-25T16:16:02Z">
              <w:rPr>
                <w:rFonts w:hint="eastAsia"/>
                <w:sz w:val="24"/>
                <w:szCs w:val="24"/>
                <w:lang w:val="en-US" w:eastAsia="zh-CN"/>
              </w:rPr>
            </w:rPrChange>
          </w:rPr>
          <w:t>T</w:t>
        </w:r>
      </w:ins>
      <w:ins w:id="52" w:author="Charon" w:date="2024-01-25T16:15:53Z">
        <w:r>
          <w:rPr>
            <w:rFonts w:hint="eastAsia"/>
            <w:i/>
            <w:iCs/>
            <w:sz w:val="24"/>
            <w:szCs w:val="24"/>
            <w:lang w:val="en-US" w:eastAsia="zh-CN"/>
            <w:rPrChange w:id="53" w:author="Charon" w:date="2024-01-25T16:16:02Z">
              <w:rPr>
                <w:rFonts w:hint="eastAsia"/>
                <w:sz w:val="24"/>
                <w:szCs w:val="24"/>
                <w:lang w:val="en-US" w:eastAsia="zh-CN"/>
              </w:rPr>
            </w:rPrChange>
          </w:rPr>
          <w:t xml:space="preserve">he </w:t>
        </w:r>
      </w:ins>
      <w:ins w:id="55" w:author="Charon" w:date="2024-01-25T16:15:54Z">
        <w:r>
          <w:rPr>
            <w:rFonts w:hint="eastAsia"/>
            <w:i/>
            <w:iCs/>
            <w:sz w:val="24"/>
            <w:szCs w:val="24"/>
            <w:lang w:val="en-US" w:eastAsia="zh-CN"/>
            <w:rPrChange w:id="56" w:author="Charon" w:date="2024-01-25T16:16:02Z">
              <w:rPr>
                <w:rFonts w:hint="eastAsia"/>
                <w:sz w:val="24"/>
                <w:szCs w:val="24"/>
                <w:lang w:val="en-US" w:eastAsia="zh-CN"/>
              </w:rPr>
            </w:rPrChange>
          </w:rPr>
          <w:t>S</w:t>
        </w:r>
      </w:ins>
      <w:ins w:id="58" w:author="Charon" w:date="2024-01-25T16:15:55Z">
        <w:r>
          <w:rPr>
            <w:rFonts w:hint="eastAsia"/>
            <w:i/>
            <w:iCs/>
            <w:sz w:val="24"/>
            <w:szCs w:val="24"/>
            <w:lang w:val="en-US" w:eastAsia="zh-CN"/>
            <w:rPrChange w:id="59" w:author="Charon" w:date="2024-01-25T16:16:02Z">
              <w:rPr>
                <w:rFonts w:hint="eastAsia"/>
                <w:sz w:val="24"/>
                <w:szCs w:val="24"/>
                <w:lang w:val="en-US" w:eastAsia="zh-CN"/>
              </w:rPr>
            </w:rPrChange>
          </w:rPr>
          <w:t>ocie</w:t>
        </w:r>
      </w:ins>
      <w:ins w:id="61" w:author="Charon" w:date="2024-01-25T16:15:56Z">
        <w:r>
          <w:rPr>
            <w:rFonts w:hint="eastAsia"/>
            <w:i/>
            <w:iCs/>
            <w:sz w:val="24"/>
            <w:szCs w:val="24"/>
            <w:lang w:val="en-US" w:eastAsia="zh-CN"/>
            <w:rPrChange w:id="62" w:author="Charon" w:date="2024-01-25T16:16:02Z">
              <w:rPr>
                <w:rFonts w:hint="eastAsia"/>
                <w:sz w:val="24"/>
                <w:szCs w:val="24"/>
                <w:lang w:val="en-US" w:eastAsia="zh-CN"/>
              </w:rPr>
            </w:rPrChange>
          </w:rPr>
          <w:t>ty o</w:t>
        </w:r>
      </w:ins>
      <w:ins w:id="64" w:author="Charon" w:date="2024-01-25T16:15:57Z">
        <w:r>
          <w:rPr>
            <w:rFonts w:hint="eastAsia"/>
            <w:i/>
            <w:iCs/>
            <w:sz w:val="24"/>
            <w:szCs w:val="24"/>
            <w:lang w:val="en-US" w:eastAsia="zh-CN"/>
            <w:rPrChange w:id="65" w:author="Charon" w:date="2024-01-25T16:16:02Z">
              <w:rPr>
                <w:rFonts w:hint="eastAsia"/>
                <w:sz w:val="24"/>
                <w:szCs w:val="24"/>
                <w:lang w:val="en-US" w:eastAsia="zh-CN"/>
              </w:rPr>
            </w:rPrChange>
          </w:rPr>
          <w:t>f M</w:t>
        </w:r>
      </w:ins>
      <w:ins w:id="67" w:author="Charon" w:date="2024-01-25T16:15:58Z">
        <w:r>
          <w:rPr>
            <w:rFonts w:hint="eastAsia"/>
            <w:i/>
            <w:iCs/>
            <w:sz w:val="24"/>
            <w:szCs w:val="24"/>
            <w:lang w:val="en-US" w:eastAsia="zh-CN"/>
            <w:rPrChange w:id="68" w:author="Charon" w:date="2024-01-25T16:16:02Z">
              <w:rPr>
                <w:rFonts w:hint="eastAsia"/>
                <w:sz w:val="24"/>
                <w:szCs w:val="24"/>
                <w:lang w:val="en-US" w:eastAsia="zh-CN"/>
              </w:rPr>
            </w:rPrChange>
          </w:rPr>
          <w:t>ind</w:t>
        </w:r>
      </w:ins>
      <w:ins w:id="70" w:author="Charon" w:date="2024-01-25T16:15:43Z">
        <w:r>
          <w:rPr>
            <w:rFonts w:hint="eastAsia"/>
            <w:sz w:val="24"/>
            <w:szCs w:val="24"/>
            <w:lang w:val="en-US" w:eastAsia="zh-CN"/>
          </w:rPr>
          <w:t>”</w:t>
        </w:r>
      </w:ins>
      <w:ins w:id="71" w:author="Charon" w:date="2024-01-25T16:16:07Z">
        <w:r>
          <w:rPr>
            <w:rFonts w:hint="eastAsia"/>
            <w:sz w:val="24"/>
            <w:szCs w:val="24"/>
            <w:lang w:val="en-US" w:eastAsia="zh-CN"/>
          </w:rPr>
          <w:t>的</w:t>
        </w:r>
      </w:ins>
      <w:r>
        <w:rPr>
          <w:rFonts w:hint="default"/>
          <w:sz w:val="24"/>
          <w:szCs w:val="24"/>
          <w:lang w:val="en-US" w:eastAsia="zh-CN"/>
        </w:rPr>
        <w:t>启发</w:t>
      </w:r>
      <w:ins w:id="72" w:author="Charon" w:date="2024-01-25T16:16:10Z">
        <w:r>
          <w:rPr>
            <w:rFonts w:hint="eastAsia"/>
            <w:sz w:val="24"/>
            <w:szCs w:val="24"/>
            <w:lang w:val="en-US" w:eastAsia="zh-CN"/>
          </w:rPr>
          <w:t>，</w:t>
        </w:r>
      </w:ins>
      <w:r>
        <w:rPr>
          <w:rFonts w:hint="default"/>
          <w:sz w:val="24"/>
          <w:szCs w:val="24"/>
          <w:lang w:val="en-US" w:eastAsia="zh-CN"/>
        </w:rPr>
        <w:t>利用多个单模型分别先得到各自的结果，再让这些模型读取</w:t>
      </w:r>
      <w:ins w:id="73" w:author="Charon" w:date="2024-01-25T16:16:44Z">
        <w:r>
          <w:rPr>
            <w:rFonts w:hint="eastAsia"/>
            <w:sz w:val="24"/>
            <w:szCs w:val="24"/>
            <w:lang w:val="en-US" w:eastAsia="zh-CN"/>
          </w:rPr>
          <w:t>、</w:t>
        </w:r>
      </w:ins>
      <w:ins w:id="74" w:author="Charon" w:date="2024-01-25T16:16:46Z">
        <w:r>
          <w:rPr>
            <w:rFonts w:hint="eastAsia"/>
            <w:sz w:val="24"/>
            <w:szCs w:val="24"/>
            <w:lang w:val="en-US" w:eastAsia="zh-CN"/>
          </w:rPr>
          <w:t>批判</w:t>
        </w:r>
      </w:ins>
      <w:del w:id="75" w:author="Charon" w:date="2024-01-25T16:16:43Z">
        <w:r>
          <w:rPr>
            <w:rFonts w:hint="default"/>
            <w:sz w:val="24"/>
            <w:szCs w:val="24"/>
            <w:lang w:val="en-US" w:eastAsia="zh-CN"/>
          </w:rPr>
          <w:delText>并批评</w:delText>
        </w:r>
      </w:del>
      <w:r>
        <w:rPr>
          <w:rFonts w:hint="default"/>
          <w:sz w:val="24"/>
          <w:szCs w:val="24"/>
          <w:lang w:val="en-US" w:eastAsia="zh-CN"/>
        </w:rPr>
        <w:t>其他模型的结果，</w:t>
      </w:r>
      <w:ins w:id="76" w:author="Charon" w:date="2024-01-25T16:16:51Z">
        <w:r>
          <w:rPr>
            <w:rFonts w:hint="eastAsia"/>
            <w:sz w:val="24"/>
            <w:szCs w:val="24"/>
            <w:lang w:val="en-US" w:eastAsia="zh-CN"/>
          </w:rPr>
          <w:t>最后</w:t>
        </w:r>
      </w:ins>
      <w:ins w:id="77" w:author="Charon" w:date="2024-01-25T16:16:57Z">
        <w:r>
          <w:rPr>
            <w:rFonts w:hint="eastAsia"/>
            <w:sz w:val="24"/>
            <w:szCs w:val="24"/>
            <w:lang w:val="en-US" w:eastAsia="zh-CN"/>
          </w:rPr>
          <w:t>参考</w:t>
        </w:r>
      </w:ins>
      <w:ins w:id="78" w:author="Charon" w:date="2024-01-25T16:16:58Z">
        <w:r>
          <w:rPr>
            <w:rFonts w:hint="eastAsia"/>
            <w:sz w:val="24"/>
            <w:szCs w:val="24"/>
            <w:lang w:val="en-US" w:eastAsia="zh-CN"/>
          </w:rPr>
          <w:t>其它模型</w:t>
        </w:r>
      </w:ins>
      <w:ins w:id="79" w:author="Charon" w:date="2024-01-25T16:16:59Z">
        <w:r>
          <w:rPr>
            <w:rFonts w:hint="eastAsia"/>
            <w:sz w:val="24"/>
            <w:szCs w:val="24"/>
            <w:lang w:val="en-US" w:eastAsia="zh-CN"/>
          </w:rPr>
          <w:t>的</w:t>
        </w:r>
      </w:ins>
      <w:ins w:id="80" w:author="Charon" w:date="2024-01-25T16:17:03Z">
        <w:r>
          <w:rPr>
            <w:rFonts w:hint="eastAsia"/>
            <w:sz w:val="24"/>
            <w:szCs w:val="24"/>
            <w:lang w:val="en-US" w:eastAsia="zh-CN"/>
          </w:rPr>
          <w:t>结果</w:t>
        </w:r>
      </w:ins>
      <w:r>
        <w:rPr>
          <w:rFonts w:hint="default"/>
          <w:sz w:val="24"/>
          <w:szCs w:val="24"/>
          <w:lang w:val="en-US" w:eastAsia="zh-CN"/>
        </w:rPr>
        <w:t>更新自己的结果，然后重复几轮这个过程，最终得到</w:t>
      </w:r>
      <w:ins w:id="81" w:author="Charon" w:date="2024-01-25T16:17:32Z">
        <w:r>
          <w:rPr>
            <w:rFonts w:hint="eastAsia"/>
            <w:sz w:val="24"/>
            <w:szCs w:val="24"/>
            <w:lang w:val="en-US" w:eastAsia="zh-CN"/>
          </w:rPr>
          <w:t>所有</w:t>
        </w:r>
      </w:ins>
      <w:ins w:id="82" w:author="Charon" w:date="2024-01-25T16:17:33Z">
        <w:r>
          <w:rPr>
            <w:rFonts w:hint="eastAsia"/>
            <w:sz w:val="24"/>
            <w:szCs w:val="24"/>
            <w:lang w:val="en-US" w:eastAsia="zh-CN"/>
          </w:rPr>
          <w:t>模型</w:t>
        </w:r>
      </w:ins>
      <w:ins w:id="83" w:author="Charon" w:date="2024-01-25T16:17:34Z">
        <w:r>
          <w:rPr>
            <w:rFonts w:hint="eastAsia"/>
            <w:sz w:val="24"/>
            <w:szCs w:val="24"/>
            <w:lang w:val="en-US" w:eastAsia="zh-CN"/>
          </w:rPr>
          <w:t>共同</w:t>
        </w:r>
      </w:ins>
      <w:ins w:id="84" w:author="Charon" w:date="2024-01-25T16:17:36Z">
        <w:r>
          <w:rPr>
            <w:rFonts w:hint="eastAsia"/>
            <w:sz w:val="24"/>
            <w:szCs w:val="24"/>
            <w:lang w:val="en-US" w:eastAsia="zh-CN"/>
          </w:rPr>
          <w:t>认可的</w:t>
        </w:r>
      </w:ins>
      <w:ins w:id="85" w:author="Charon" w:date="2024-01-25T16:17:37Z">
        <w:r>
          <w:rPr>
            <w:rFonts w:hint="eastAsia"/>
            <w:sz w:val="24"/>
            <w:szCs w:val="24"/>
            <w:lang w:val="en-US" w:eastAsia="zh-CN"/>
          </w:rPr>
          <w:t>答案</w:t>
        </w:r>
      </w:ins>
      <w:del w:id="86" w:author="Charon" w:date="2024-01-25T16:17:31Z">
        <w:r>
          <w:rPr>
            <w:rFonts w:hint="default"/>
            <w:sz w:val="24"/>
            <w:szCs w:val="24"/>
            <w:lang w:val="en-US" w:eastAsia="zh-CN"/>
          </w:rPr>
          <w:delText>准确率更高的答案</w:delText>
        </w:r>
      </w:del>
      <w:r>
        <w:rPr>
          <w:rFonts w:hint="default"/>
          <w:sz w:val="24"/>
          <w:szCs w:val="24"/>
          <w:lang w:val="en-US" w:eastAsia="zh-CN"/>
        </w:rPr>
        <w:t>。</w:t>
      </w:r>
    </w:p>
    <w:p>
      <w:pPr>
        <w:spacing w:line="360" w:lineRule="auto"/>
        <w:ind w:firstLine="480" w:firstLineChars="200"/>
        <w:rPr>
          <w:ins w:id="87" w:author="Charon" w:date="2024-01-25T16:37:31Z"/>
          <w:rFonts w:hint="eastAsia"/>
          <w:sz w:val="24"/>
          <w:szCs w:val="24"/>
          <w:lang w:val="en-US" w:eastAsia="zh-CN"/>
        </w:rPr>
      </w:pPr>
      <w:ins w:id="88" w:author="Charon" w:date="2024-01-25T16:26:50Z">
        <w:r>
          <w:rPr>
            <w:rFonts w:hint="eastAsia"/>
            <w:sz w:val="24"/>
            <w:szCs w:val="24"/>
            <w:lang w:val="en-US" w:eastAsia="zh-CN"/>
          </w:rPr>
          <w:t>在实验过程</w:t>
        </w:r>
      </w:ins>
      <w:ins w:id="89" w:author="Charon" w:date="2024-01-25T16:26:52Z">
        <w:r>
          <w:rPr>
            <w:rFonts w:hint="eastAsia"/>
            <w:sz w:val="24"/>
            <w:szCs w:val="24"/>
            <w:lang w:val="en-US" w:eastAsia="zh-CN"/>
          </w:rPr>
          <w:t>中，</w:t>
        </w:r>
      </w:ins>
      <w:del w:id="90" w:author="Charon" w:date="2024-01-25T16:26:59Z">
        <w:r>
          <w:rPr>
            <w:rFonts w:hint="default"/>
            <w:sz w:val="24"/>
            <w:szCs w:val="24"/>
            <w:lang w:val="en-US" w:eastAsia="zh-CN"/>
          </w:rPr>
          <w:delText>同时</w:delText>
        </w:r>
      </w:del>
      <w:r>
        <w:rPr>
          <w:rFonts w:hint="default"/>
          <w:sz w:val="24"/>
          <w:szCs w:val="24"/>
          <w:lang w:val="en-US" w:eastAsia="zh-CN"/>
        </w:rPr>
        <w:t>作者</w:t>
      </w:r>
      <w:del w:id="91" w:author="Charon" w:date="2024-01-25T16:27:01Z">
        <w:r>
          <w:rPr>
            <w:rFonts w:hint="default"/>
            <w:sz w:val="24"/>
            <w:szCs w:val="24"/>
            <w:lang w:val="en-US" w:eastAsia="zh-CN"/>
          </w:rPr>
          <w:delText>也在实验中</w:delText>
        </w:r>
      </w:del>
      <w:r>
        <w:rPr>
          <w:rFonts w:hint="default"/>
          <w:sz w:val="24"/>
          <w:szCs w:val="24"/>
          <w:lang w:val="en-US" w:eastAsia="zh-CN"/>
        </w:rPr>
        <w:t>发现</w:t>
      </w:r>
      <w:ins w:id="92" w:author="Charon" w:date="2024-01-25T16:28:43Z">
        <w:r>
          <w:rPr>
            <w:rFonts w:hint="eastAsia"/>
            <w:sz w:val="24"/>
            <w:szCs w:val="24"/>
            <w:lang w:val="en-US" w:eastAsia="zh-CN"/>
          </w:rPr>
          <w:t>即使使用</w:t>
        </w:r>
      </w:ins>
      <w:ins w:id="93" w:author="Charon" w:date="2024-01-25T16:28:44Z">
        <w:r>
          <w:rPr>
            <w:rFonts w:hint="eastAsia"/>
            <w:sz w:val="24"/>
            <w:szCs w:val="24"/>
            <w:lang w:val="en-US" w:eastAsia="zh-CN"/>
          </w:rPr>
          <w:t>相同</w:t>
        </w:r>
      </w:ins>
      <w:ins w:id="94" w:author="Charon" w:date="2024-01-25T16:28:45Z">
        <w:r>
          <w:rPr>
            <w:rFonts w:hint="eastAsia"/>
            <w:sz w:val="24"/>
            <w:szCs w:val="24"/>
            <w:lang w:val="en-US" w:eastAsia="zh-CN"/>
          </w:rPr>
          <w:t>的</w:t>
        </w:r>
      </w:ins>
      <w:ins w:id="95" w:author="Charon" w:date="2024-01-25T16:28:53Z">
        <w:r>
          <w:rPr>
            <w:rFonts w:hint="eastAsia"/>
            <w:sz w:val="24"/>
            <w:szCs w:val="24"/>
            <w:lang w:val="en-US" w:eastAsia="zh-CN"/>
          </w:rPr>
          <w:t>基类</w:t>
        </w:r>
      </w:ins>
      <w:ins w:id="96" w:author="Charon" w:date="2024-01-25T16:28:54Z">
        <w:r>
          <w:rPr>
            <w:rFonts w:hint="eastAsia"/>
            <w:sz w:val="24"/>
            <w:szCs w:val="24"/>
            <w:lang w:val="en-US" w:eastAsia="zh-CN"/>
          </w:rPr>
          <w:t>模型</w:t>
        </w:r>
      </w:ins>
      <w:ins w:id="97" w:author="Charon" w:date="2024-01-25T16:28:47Z">
        <w:r>
          <w:rPr>
            <w:rFonts w:hint="eastAsia"/>
            <w:sz w:val="24"/>
            <w:szCs w:val="24"/>
            <w:lang w:val="en-US" w:eastAsia="zh-CN"/>
          </w:rPr>
          <w:t>，</w:t>
        </w:r>
      </w:ins>
      <w:ins w:id="98" w:author="Charon" w:date="2024-01-25T16:29:55Z">
        <w:r>
          <w:rPr>
            <w:rFonts w:hint="eastAsia"/>
            <w:sz w:val="24"/>
            <w:szCs w:val="24"/>
            <w:lang w:val="en-US" w:eastAsia="zh-CN"/>
          </w:rPr>
          <w:t>最初</w:t>
        </w:r>
      </w:ins>
      <w:ins w:id="99" w:author="Charon" w:date="2024-01-25T16:29:32Z">
        <w:r>
          <w:rPr>
            <w:rFonts w:hint="eastAsia"/>
            <w:sz w:val="24"/>
            <w:szCs w:val="24"/>
            <w:lang w:val="en-US" w:eastAsia="zh-CN"/>
          </w:rPr>
          <w:t>每个</w:t>
        </w:r>
      </w:ins>
      <w:ins w:id="100" w:author="Charon" w:date="2024-01-25T16:29:33Z">
        <w:r>
          <w:rPr>
            <w:rFonts w:hint="eastAsia"/>
            <w:sz w:val="24"/>
            <w:szCs w:val="24"/>
            <w:lang w:val="en-US" w:eastAsia="zh-CN"/>
          </w:rPr>
          <w:t>模型</w:t>
        </w:r>
      </w:ins>
      <w:ins w:id="101" w:author="Charon" w:date="2024-01-25T16:29:34Z">
        <w:r>
          <w:rPr>
            <w:rFonts w:hint="eastAsia"/>
            <w:sz w:val="24"/>
            <w:szCs w:val="24"/>
            <w:lang w:val="en-US" w:eastAsia="zh-CN"/>
          </w:rPr>
          <w:t>实例</w:t>
        </w:r>
      </w:ins>
      <w:ins w:id="102" w:author="Charon" w:date="2024-01-25T16:33:59Z">
        <w:r>
          <w:rPr>
            <w:rFonts w:hint="eastAsia"/>
            <w:sz w:val="24"/>
            <w:szCs w:val="24"/>
            <w:lang w:val="en-US" w:eastAsia="zh-CN"/>
          </w:rPr>
          <w:t>也</w:t>
        </w:r>
      </w:ins>
      <w:ins w:id="103" w:author="Charon" w:date="2024-01-25T16:29:59Z">
        <w:r>
          <w:rPr>
            <w:rFonts w:hint="eastAsia"/>
            <w:sz w:val="24"/>
            <w:szCs w:val="24"/>
            <w:lang w:val="en-US" w:eastAsia="zh-CN"/>
          </w:rPr>
          <w:t>会</w:t>
        </w:r>
      </w:ins>
      <w:ins w:id="104" w:author="Charon" w:date="2024-01-25T16:30:23Z">
        <w:r>
          <w:rPr>
            <w:rFonts w:hint="eastAsia"/>
            <w:sz w:val="24"/>
            <w:szCs w:val="24"/>
            <w:lang w:val="en-US" w:eastAsia="zh-CN"/>
          </w:rPr>
          <w:t>给出</w:t>
        </w:r>
      </w:ins>
      <w:ins w:id="105" w:author="Charon" w:date="2024-01-25T16:30:24Z">
        <w:r>
          <w:rPr>
            <w:rFonts w:hint="eastAsia"/>
            <w:sz w:val="24"/>
            <w:szCs w:val="24"/>
            <w:lang w:val="en-US" w:eastAsia="zh-CN"/>
          </w:rPr>
          <w:t>不同</w:t>
        </w:r>
      </w:ins>
      <w:ins w:id="106" w:author="Charon" w:date="2024-01-25T16:30:25Z">
        <w:r>
          <w:rPr>
            <w:rFonts w:hint="eastAsia"/>
            <w:sz w:val="24"/>
            <w:szCs w:val="24"/>
            <w:lang w:val="en-US" w:eastAsia="zh-CN"/>
          </w:rPr>
          <w:t>范围的</w:t>
        </w:r>
      </w:ins>
      <w:ins w:id="107" w:author="Charon" w:date="2024-01-25T16:34:06Z">
        <w:r>
          <w:rPr>
            <w:rFonts w:hint="eastAsia"/>
            <w:sz w:val="24"/>
            <w:szCs w:val="24"/>
            <w:lang w:val="en-US" w:eastAsia="zh-CN"/>
          </w:rPr>
          <w:t>回答</w:t>
        </w:r>
      </w:ins>
      <w:ins w:id="108" w:author="Charon" w:date="2024-01-25T16:30:36Z">
        <w:r>
          <w:rPr>
            <w:rFonts w:hint="eastAsia"/>
            <w:sz w:val="24"/>
            <w:szCs w:val="24"/>
            <w:lang w:val="en-US" w:eastAsia="zh-CN"/>
          </w:rPr>
          <w:t>。</w:t>
        </w:r>
      </w:ins>
      <w:r>
        <w:rPr>
          <w:rFonts w:hint="default"/>
          <w:sz w:val="24"/>
          <w:szCs w:val="24"/>
          <w:lang w:val="en-US" w:eastAsia="zh-CN"/>
        </w:rPr>
        <w:t>辩论过后</w:t>
      </w:r>
      <w:ins w:id="109" w:author="Charon" w:date="2024-01-25T16:30:52Z">
        <w:r>
          <w:rPr>
            <w:rFonts w:hint="eastAsia"/>
            <w:sz w:val="24"/>
            <w:szCs w:val="24"/>
            <w:lang w:val="en-US" w:eastAsia="zh-CN"/>
          </w:rPr>
          <w:t>，</w:t>
        </w:r>
      </w:ins>
      <w:ins w:id="110" w:author="Charon" w:date="2024-01-25T16:30:53Z">
        <w:r>
          <w:rPr>
            <w:rFonts w:hint="eastAsia"/>
            <w:sz w:val="24"/>
            <w:szCs w:val="24"/>
            <w:lang w:val="en-US" w:eastAsia="zh-CN"/>
          </w:rPr>
          <w:t>所有</w:t>
        </w:r>
      </w:ins>
      <w:ins w:id="111" w:author="Charon" w:date="2024-01-25T16:30:54Z">
        <w:r>
          <w:rPr>
            <w:rFonts w:hint="eastAsia"/>
            <w:sz w:val="24"/>
            <w:szCs w:val="24"/>
            <w:lang w:val="en-US" w:eastAsia="zh-CN"/>
          </w:rPr>
          <w:t>模型</w:t>
        </w:r>
      </w:ins>
      <w:ins w:id="112" w:author="Charon" w:date="2024-01-25T16:30:56Z">
        <w:r>
          <w:rPr>
            <w:rFonts w:hint="eastAsia"/>
            <w:sz w:val="24"/>
            <w:szCs w:val="24"/>
            <w:lang w:val="en-US" w:eastAsia="zh-CN"/>
          </w:rPr>
          <w:t>实例</w:t>
        </w:r>
      </w:ins>
      <w:ins w:id="113" w:author="Charon" w:date="2024-01-25T16:31:00Z">
        <w:r>
          <w:rPr>
            <w:rFonts w:hint="eastAsia"/>
            <w:sz w:val="24"/>
            <w:szCs w:val="24"/>
            <w:lang w:val="en-US" w:eastAsia="zh-CN"/>
          </w:rPr>
          <w:t>的</w:t>
        </w:r>
      </w:ins>
      <w:ins w:id="114" w:author="Charon" w:date="2024-01-25T16:31:01Z">
        <w:r>
          <w:rPr>
            <w:rFonts w:hint="eastAsia"/>
            <w:sz w:val="24"/>
            <w:szCs w:val="24"/>
            <w:lang w:val="en-US" w:eastAsia="zh-CN"/>
          </w:rPr>
          <w:t>回复</w:t>
        </w:r>
      </w:ins>
      <w:del w:id="115" w:author="Charon" w:date="2024-01-25T16:31:08Z">
        <w:r>
          <w:rPr>
            <w:rFonts w:hint="default"/>
            <w:sz w:val="24"/>
            <w:szCs w:val="24"/>
            <w:lang w:val="en-US" w:eastAsia="zh-CN"/>
          </w:rPr>
          <w:delText>总体</w:delText>
        </w:r>
      </w:del>
      <w:r>
        <w:rPr>
          <w:rFonts w:hint="default"/>
          <w:sz w:val="24"/>
          <w:szCs w:val="24"/>
          <w:lang w:val="en-US" w:eastAsia="zh-CN"/>
        </w:rPr>
        <w:t>基本上收敛于一个更准确的答案，且这个答案中不太可能包括错误的事实</w:t>
      </w:r>
      <w:del w:id="116" w:author="Charon" w:date="2024-01-25T16:31:26Z">
        <w:r>
          <w:rPr>
            <w:rFonts w:hint="default"/>
            <w:sz w:val="24"/>
            <w:szCs w:val="24"/>
            <w:lang w:val="en-US" w:eastAsia="zh-CN"/>
          </w:rPr>
          <w:delText>（也就是模型拟造的事实</w:delText>
        </w:r>
      </w:del>
      <w:ins w:id="117" w:author="Charon" w:date="2024-01-25T16:31:36Z">
        <w:r>
          <w:rPr>
            <w:rFonts w:hint="eastAsia"/>
            <w:sz w:val="24"/>
            <w:szCs w:val="24"/>
            <w:lang w:val="en-US" w:eastAsia="zh-CN"/>
          </w:rPr>
          <w:t>。</w:t>
        </w:r>
      </w:ins>
      <w:ins w:id="118" w:author="Charon" w:date="2024-01-25T16:32:01Z">
        <w:r>
          <w:rPr>
            <w:rFonts w:hint="eastAsia"/>
            <w:sz w:val="24"/>
            <w:szCs w:val="24"/>
            <w:lang w:val="en-US" w:eastAsia="zh-CN"/>
          </w:rPr>
          <w:t>并且</w:t>
        </w:r>
      </w:ins>
      <w:ins w:id="119" w:author="Charon" w:date="2024-01-25T16:32:06Z">
        <w:r>
          <w:rPr>
            <w:rFonts w:hint="eastAsia"/>
            <w:sz w:val="24"/>
            <w:szCs w:val="24"/>
            <w:lang w:val="en-US" w:eastAsia="zh-CN"/>
          </w:rPr>
          <w:t>辩论的</w:t>
        </w:r>
      </w:ins>
      <w:ins w:id="120" w:author="Charon" w:date="2024-01-25T16:32:07Z">
        <w:r>
          <w:rPr>
            <w:rFonts w:hint="eastAsia"/>
            <w:sz w:val="24"/>
            <w:szCs w:val="24"/>
            <w:lang w:val="en-US" w:eastAsia="zh-CN"/>
          </w:rPr>
          <w:t>过程</w:t>
        </w:r>
      </w:ins>
      <w:ins w:id="121" w:author="Charon" w:date="2024-01-25T16:32:08Z">
        <w:r>
          <w:rPr>
            <w:rFonts w:hint="eastAsia"/>
            <w:sz w:val="24"/>
            <w:szCs w:val="24"/>
            <w:lang w:val="en-US" w:eastAsia="zh-CN"/>
          </w:rPr>
          <w:t>不是</w:t>
        </w:r>
      </w:ins>
      <w:ins w:id="122" w:author="Charon" w:date="2024-01-25T16:32:13Z">
        <w:r>
          <w:rPr>
            <w:rFonts w:hint="eastAsia"/>
            <w:sz w:val="24"/>
            <w:szCs w:val="24"/>
            <w:lang w:val="en-US" w:eastAsia="zh-CN"/>
          </w:rPr>
          <w:t>从模型</w:t>
        </w:r>
      </w:ins>
      <w:ins w:id="123" w:author="Charon" w:date="2024-01-25T16:32:15Z">
        <w:r>
          <w:rPr>
            <w:rFonts w:hint="eastAsia"/>
            <w:sz w:val="24"/>
            <w:szCs w:val="24"/>
            <w:lang w:val="en-US" w:eastAsia="zh-CN"/>
          </w:rPr>
          <w:t>群体中</w:t>
        </w:r>
      </w:ins>
      <w:ins w:id="124" w:author="Charon" w:date="2024-01-25T16:32:30Z">
        <w:r>
          <w:rPr>
            <w:rFonts w:hint="eastAsia"/>
            <w:sz w:val="24"/>
            <w:szCs w:val="24"/>
            <w:lang w:val="en-US" w:eastAsia="zh-CN"/>
          </w:rPr>
          <w:t>放大</w:t>
        </w:r>
      </w:ins>
      <w:ins w:id="125" w:author="Charon" w:date="2024-01-25T16:32:32Z">
        <w:r>
          <w:rPr>
            <w:rFonts w:hint="eastAsia"/>
            <w:sz w:val="24"/>
            <w:szCs w:val="24"/>
            <w:lang w:val="en-US" w:eastAsia="zh-CN"/>
          </w:rPr>
          <w:t>正确的</w:t>
        </w:r>
      </w:ins>
      <w:ins w:id="126" w:author="Charon" w:date="2024-01-25T16:32:33Z">
        <w:r>
          <w:rPr>
            <w:rFonts w:hint="eastAsia"/>
            <w:sz w:val="24"/>
            <w:szCs w:val="24"/>
            <w:lang w:val="en-US" w:eastAsia="zh-CN"/>
          </w:rPr>
          <w:t>答案</w:t>
        </w:r>
      </w:ins>
      <w:ins w:id="127" w:author="Charon" w:date="2024-01-25T16:32:34Z">
        <w:r>
          <w:rPr>
            <w:rFonts w:hint="eastAsia"/>
            <w:sz w:val="24"/>
            <w:szCs w:val="24"/>
            <w:lang w:val="en-US" w:eastAsia="zh-CN"/>
          </w:rPr>
          <w:t>，而是</w:t>
        </w:r>
      </w:ins>
      <w:ins w:id="128" w:author="Charon" w:date="2024-01-25T16:32:51Z">
        <w:r>
          <w:rPr>
            <w:rFonts w:hint="eastAsia"/>
            <w:sz w:val="24"/>
            <w:szCs w:val="24"/>
            <w:lang w:val="en-US" w:eastAsia="zh-CN"/>
          </w:rPr>
          <w:t>随着</w:t>
        </w:r>
      </w:ins>
      <w:ins w:id="129" w:author="Charon" w:date="2024-01-25T16:32:52Z">
        <w:r>
          <w:rPr>
            <w:rFonts w:hint="eastAsia"/>
            <w:sz w:val="24"/>
            <w:szCs w:val="24"/>
            <w:lang w:val="en-US" w:eastAsia="zh-CN"/>
          </w:rPr>
          <w:t>辩论的</w:t>
        </w:r>
      </w:ins>
      <w:ins w:id="130" w:author="Charon" w:date="2024-01-25T16:32:57Z">
        <w:r>
          <w:rPr>
            <w:rFonts w:hint="eastAsia"/>
            <w:sz w:val="24"/>
            <w:szCs w:val="24"/>
            <w:lang w:val="en-US" w:eastAsia="zh-CN"/>
          </w:rPr>
          <w:t>进展</w:t>
        </w:r>
      </w:ins>
      <w:ins w:id="131" w:author="Charon" w:date="2024-01-25T16:32:58Z">
        <w:r>
          <w:rPr>
            <w:rFonts w:hint="eastAsia"/>
            <w:sz w:val="24"/>
            <w:szCs w:val="24"/>
            <w:lang w:val="en-US" w:eastAsia="zh-CN"/>
          </w:rPr>
          <w:t>从错误</w:t>
        </w:r>
      </w:ins>
      <w:ins w:id="132" w:author="Charon" w:date="2024-01-25T16:32:59Z">
        <w:r>
          <w:rPr>
            <w:rFonts w:hint="eastAsia"/>
            <w:sz w:val="24"/>
            <w:szCs w:val="24"/>
            <w:lang w:val="en-US" w:eastAsia="zh-CN"/>
          </w:rPr>
          <w:t>的</w:t>
        </w:r>
      </w:ins>
      <w:ins w:id="133" w:author="Charon" w:date="2024-01-25T16:33:05Z">
        <w:r>
          <w:rPr>
            <w:rFonts w:hint="eastAsia"/>
            <w:sz w:val="24"/>
            <w:szCs w:val="24"/>
            <w:lang w:val="en-US" w:eastAsia="zh-CN"/>
          </w:rPr>
          <w:t>回复中</w:t>
        </w:r>
      </w:ins>
      <w:ins w:id="134" w:author="Charon" w:date="2024-01-25T16:33:06Z">
        <w:r>
          <w:rPr>
            <w:rFonts w:hint="eastAsia"/>
            <w:sz w:val="24"/>
            <w:szCs w:val="24"/>
            <w:lang w:val="en-US" w:eastAsia="zh-CN"/>
          </w:rPr>
          <w:t>推理出</w:t>
        </w:r>
      </w:ins>
      <w:ins w:id="135" w:author="Charon" w:date="2024-01-25T16:33:08Z">
        <w:r>
          <w:rPr>
            <w:rFonts w:hint="eastAsia"/>
            <w:sz w:val="24"/>
            <w:szCs w:val="24"/>
            <w:lang w:val="en-US" w:eastAsia="zh-CN"/>
          </w:rPr>
          <w:t>正确的答案</w:t>
        </w:r>
      </w:ins>
      <w:ins w:id="136" w:author="Charon" w:date="2024-01-25T16:33:09Z">
        <w:r>
          <w:rPr>
            <w:rFonts w:hint="eastAsia"/>
            <w:sz w:val="24"/>
            <w:szCs w:val="24"/>
            <w:lang w:val="en-US" w:eastAsia="zh-CN"/>
          </w:rPr>
          <w:t>。</w:t>
        </w:r>
      </w:ins>
    </w:p>
    <w:p>
      <w:pPr>
        <w:spacing w:line="360" w:lineRule="auto"/>
        <w:ind w:firstLine="480" w:firstLineChars="200"/>
        <w:rPr>
          <w:ins w:id="137" w:author="Charon" w:date="2024-01-25T16:53:43Z"/>
          <w:rFonts w:hint="default"/>
          <w:sz w:val="24"/>
          <w:szCs w:val="24"/>
          <w:lang w:val="en-US" w:eastAsia="zh-CN"/>
        </w:rPr>
      </w:pPr>
      <w:ins w:id="138" w:author="Charon" w:date="2024-01-25T16:52:43Z">
        <w:r>
          <w:rPr>
            <w:rFonts w:hint="eastAsia"/>
            <w:sz w:val="24"/>
            <w:szCs w:val="24"/>
            <w:lang w:val="en-US" w:eastAsia="zh-CN"/>
          </w:rPr>
          <w:t>作者</w:t>
        </w:r>
      </w:ins>
      <w:ins w:id="139" w:author="Charon" w:date="2024-01-25T16:53:41Z">
        <w:r>
          <w:rPr>
            <w:rFonts w:hint="eastAsia"/>
            <w:sz w:val="24"/>
            <w:szCs w:val="24"/>
            <w:lang w:val="en-US" w:eastAsia="zh-CN"/>
          </w:rPr>
          <w:t>将</w:t>
        </w:r>
      </w:ins>
      <w:ins w:id="140" w:author="Charon" w:date="2024-01-25T16:53:42Z">
        <w:r>
          <w:rPr>
            <w:rFonts w:hint="eastAsia"/>
            <w:sz w:val="24"/>
            <w:szCs w:val="24"/>
            <w:lang w:val="en-US" w:eastAsia="zh-CN"/>
          </w:rPr>
          <w:t>该方法</w:t>
        </w:r>
      </w:ins>
      <w:ins w:id="141" w:author="Charon" w:date="2024-01-25T16:54:02Z">
        <w:r>
          <w:rPr>
            <w:rFonts w:hint="eastAsia"/>
            <w:sz w:val="24"/>
            <w:szCs w:val="24"/>
            <w:lang w:val="en-US" w:eastAsia="zh-CN"/>
          </w:rPr>
          <w:t>应用</w:t>
        </w:r>
      </w:ins>
      <w:ins w:id="142" w:author="Charon" w:date="2024-01-25T16:54:04Z">
        <w:r>
          <w:rPr>
            <w:rFonts w:hint="eastAsia"/>
            <w:sz w:val="24"/>
            <w:szCs w:val="24"/>
            <w:lang w:val="en-US" w:eastAsia="zh-CN"/>
          </w:rPr>
          <w:t>在</w:t>
        </w:r>
      </w:ins>
      <w:ins w:id="143" w:author="Charon" w:date="2024-01-25T16:54:06Z">
        <w:r>
          <w:rPr>
            <w:rFonts w:hint="eastAsia"/>
            <w:sz w:val="24"/>
            <w:szCs w:val="24"/>
            <w:lang w:val="en-US" w:eastAsia="zh-CN"/>
          </w:rPr>
          <w:t>六种不同</w:t>
        </w:r>
      </w:ins>
      <w:ins w:id="144" w:author="Charon" w:date="2024-01-25T16:54:09Z">
        <w:r>
          <w:rPr>
            <w:rFonts w:hint="eastAsia"/>
            <w:sz w:val="24"/>
            <w:szCs w:val="24"/>
            <w:lang w:val="en-US" w:eastAsia="zh-CN"/>
          </w:rPr>
          <w:t>的</w:t>
        </w:r>
      </w:ins>
      <w:ins w:id="145" w:author="Charon" w:date="2024-01-25T16:54:11Z">
        <w:r>
          <w:rPr>
            <w:rFonts w:hint="eastAsia"/>
            <w:sz w:val="24"/>
            <w:szCs w:val="24"/>
            <w:lang w:val="en-US" w:eastAsia="zh-CN"/>
          </w:rPr>
          <w:t>推理、</w:t>
        </w:r>
      </w:ins>
      <w:ins w:id="146" w:author="Charon" w:date="2024-01-25T16:54:14Z">
        <w:r>
          <w:rPr>
            <w:rFonts w:hint="eastAsia"/>
            <w:sz w:val="24"/>
            <w:szCs w:val="24"/>
            <w:lang w:val="en-US" w:eastAsia="zh-CN"/>
          </w:rPr>
          <w:t>事实和</w:t>
        </w:r>
      </w:ins>
      <w:ins w:id="147" w:author="Charon" w:date="2024-01-25T16:54:18Z">
        <w:r>
          <w:rPr>
            <w:rFonts w:hint="eastAsia"/>
            <w:sz w:val="24"/>
            <w:szCs w:val="24"/>
            <w:lang w:val="en-US" w:eastAsia="zh-CN"/>
          </w:rPr>
          <w:t>问题</w:t>
        </w:r>
      </w:ins>
      <w:ins w:id="148" w:author="Charon" w:date="2024-01-25T16:54:20Z">
        <w:r>
          <w:rPr>
            <w:rFonts w:hint="eastAsia"/>
            <w:sz w:val="24"/>
            <w:szCs w:val="24"/>
            <w:lang w:val="en-US" w:eastAsia="zh-CN"/>
          </w:rPr>
          <w:t>回答任务</w:t>
        </w:r>
      </w:ins>
      <w:ins w:id="149" w:author="Charon" w:date="2024-01-25T16:54:21Z">
        <w:r>
          <w:rPr>
            <w:rFonts w:hint="eastAsia"/>
            <w:sz w:val="24"/>
            <w:szCs w:val="24"/>
            <w:lang w:val="en-US" w:eastAsia="zh-CN"/>
          </w:rPr>
          <w:t>上</w:t>
        </w:r>
      </w:ins>
      <w:ins w:id="150" w:author="Charon" w:date="2024-01-25T16:54:22Z">
        <w:r>
          <w:rPr>
            <w:rFonts w:hint="eastAsia"/>
            <w:sz w:val="24"/>
            <w:szCs w:val="24"/>
            <w:lang w:val="en-US" w:eastAsia="zh-CN"/>
          </w:rPr>
          <w:t>进行测试，</w:t>
        </w:r>
      </w:ins>
      <w:ins w:id="151" w:author="Charon" w:date="2024-01-25T16:55:36Z">
        <w:r>
          <w:rPr>
            <w:rFonts w:hint="eastAsia"/>
            <w:sz w:val="24"/>
            <w:szCs w:val="24"/>
            <w:lang w:val="en-US" w:eastAsia="zh-CN"/>
          </w:rPr>
          <w:t>效果</w:t>
        </w:r>
      </w:ins>
      <w:ins w:id="152" w:author="Charon" w:date="2024-01-25T16:55:38Z">
        <w:r>
          <w:rPr>
            <w:rFonts w:hint="eastAsia"/>
            <w:sz w:val="24"/>
            <w:szCs w:val="24"/>
            <w:lang w:val="en-US" w:eastAsia="zh-CN"/>
          </w:rPr>
          <w:t>均好于</w:t>
        </w:r>
      </w:ins>
      <w:ins w:id="153" w:author="Charon" w:date="2024-01-25T16:55:40Z">
        <w:r>
          <w:rPr>
            <w:rFonts w:hint="eastAsia"/>
            <w:sz w:val="24"/>
            <w:szCs w:val="24"/>
            <w:lang w:val="en-US" w:eastAsia="zh-CN"/>
          </w:rPr>
          <w:t>单一</w:t>
        </w:r>
      </w:ins>
      <w:ins w:id="154" w:author="Charon" w:date="2024-01-25T16:55:44Z">
        <w:r>
          <w:rPr>
            <w:rFonts w:hint="eastAsia"/>
            <w:sz w:val="24"/>
            <w:szCs w:val="24"/>
            <w:lang w:val="en-US" w:eastAsia="zh-CN"/>
          </w:rPr>
          <w:t>模型</w:t>
        </w:r>
      </w:ins>
      <w:ins w:id="155" w:author="Charon" w:date="2024-01-25T16:55:45Z">
        <w:r>
          <w:rPr>
            <w:rFonts w:hint="eastAsia"/>
            <w:sz w:val="24"/>
            <w:szCs w:val="24"/>
            <w:lang w:val="en-US" w:eastAsia="zh-CN"/>
          </w:rPr>
          <w:t>。</w:t>
        </w:r>
      </w:ins>
      <w:ins w:id="156" w:author="Charon" w:date="2024-01-25T17:00:44Z">
        <w:r>
          <w:rPr>
            <w:rFonts w:hint="eastAsia"/>
            <w:sz w:val="24"/>
            <w:szCs w:val="24"/>
            <w:lang w:val="en-US" w:eastAsia="zh-CN"/>
          </w:rPr>
          <w:t>同时</w:t>
        </w:r>
      </w:ins>
      <w:ins w:id="157" w:author="Charon" w:date="2024-01-25T17:00:45Z">
        <w:r>
          <w:rPr>
            <w:rFonts w:hint="eastAsia"/>
            <w:sz w:val="24"/>
            <w:szCs w:val="24"/>
            <w:lang w:val="en-US" w:eastAsia="zh-CN"/>
          </w:rPr>
          <w:t>为了</w:t>
        </w:r>
      </w:ins>
      <w:ins w:id="158" w:author="Charon" w:date="2024-01-25T17:00:50Z">
        <w:r>
          <w:rPr>
            <w:rFonts w:hint="eastAsia"/>
            <w:sz w:val="24"/>
            <w:szCs w:val="24"/>
            <w:lang w:val="en-US" w:eastAsia="zh-CN"/>
          </w:rPr>
          <w:t>能够</w:t>
        </w:r>
      </w:ins>
      <w:ins w:id="159" w:author="Charon" w:date="2024-01-25T17:00:51Z">
        <w:r>
          <w:rPr>
            <w:rFonts w:hint="eastAsia"/>
            <w:sz w:val="24"/>
            <w:szCs w:val="24"/>
            <w:lang w:val="en-US" w:eastAsia="zh-CN"/>
          </w:rPr>
          <w:t>评估</w:t>
        </w:r>
      </w:ins>
      <w:ins w:id="160" w:author="Charon" w:date="2024-01-25T17:00:58Z">
        <w:r>
          <w:rPr>
            <w:rFonts w:hint="eastAsia"/>
            <w:sz w:val="24"/>
            <w:szCs w:val="24"/>
            <w:lang w:val="en-US" w:eastAsia="zh-CN"/>
          </w:rPr>
          <w:t>该</w:t>
        </w:r>
      </w:ins>
      <w:ins w:id="161" w:author="Charon" w:date="2024-01-25T17:01:21Z">
        <w:r>
          <w:rPr>
            <w:rFonts w:hint="eastAsia"/>
            <w:sz w:val="24"/>
            <w:szCs w:val="24"/>
            <w:lang w:val="en-US" w:eastAsia="zh-CN"/>
          </w:rPr>
          <w:t>方法</w:t>
        </w:r>
      </w:ins>
      <w:ins w:id="162" w:author="Charon" w:date="2024-01-25T17:01:22Z">
        <w:r>
          <w:rPr>
            <w:rFonts w:hint="eastAsia"/>
            <w:sz w:val="24"/>
            <w:szCs w:val="24"/>
            <w:lang w:val="en-US" w:eastAsia="zh-CN"/>
          </w:rPr>
          <w:t>的</w:t>
        </w:r>
      </w:ins>
      <w:ins w:id="163" w:author="Charon" w:date="2024-01-25T17:01:24Z">
        <w:r>
          <w:rPr>
            <w:rFonts w:hint="eastAsia"/>
            <w:sz w:val="24"/>
            <w:szCs w:val="24"/>
            <w:lang w:val="en-US" w:eastAsia="zh-CN"/>
          </w:rPr>
          <w:t>现实</w:t>
        </w:r>
      </w:ins>
      <w:ins w:id="164" w:author="Charon" w:date="2024-01-25T17:01:25Z">
        <w:r>
          <w:rPr>
            <w:rFonts w:hint="eastAsia"/>
            <w:sz w:val="24"/>
            <w:szCs w:val="24"/>
            <w:lang w:val="en-US" w:eastAsia="zh-CN"/>
          </w:rPr>
          <w:t>准确率</w:t>
        </w:r>
      </w:ins>
      <w:ins w:id="165" w:author="Charon" w:date="2024-01-25T17:01:26Z">
        <w:r>
          <w:rPr>
            <w:rFonts w:hint="eastAsia"/>
            <w:sz w:val="24"/>
            <w:szCs w:val="24"/>
            <w:lang w:val="en-US" w:eastAsia="zh-CN"/>
          </w:rPr>
          <w:t>，</w:t>
        </w:r>
      </w:ins>
      <w:ins w:id="166" w:author="Charon" w:date="2024-01-25T17:01:27Z">
        <w:r>
          <w:rPr>
            <w:rFonts w:hint="eastAsia"/>
            <w:sz w:val="24"/>
            <w:szCs w:val="24"/>
            <w:lang w:val="en-US" w:eastAsia="zh-CN"/>
          </w:rPr>
          <w:t>作者</w:t>
        </w:r>
      </w:ins>
      <w:ins w:id="167" w:author="Charon" w:date="2024-01-25T17:01:31Z">
        <w:r>
          <w:rPr>
            <w:rFonts w:hint="eastAsia"/>
            <w:sz w:val="24"/>
            <w:szCs w:val="24"/>
            <w:lang w:val="en-US" w:eastAsia="zh-CN"/>
          </w:rPr>
          <w:t>引入了</w:t>
        </w:r>
      </w:ins>
      <w:ins w:id="168" w:author="Charon" w:date="2024-01-25T17:01:32Z">
        <w:r>
          <w:rPr>
            <w:rFonts w:hint="eastAsia"/>
            <w:sz w:val="24"/>
            <w:szCs w:val="24"/>
            <w:lang w:val="en-US" w:eastAsia="zh-CN"/>
          </w:rPr>
          <w:t>一个</w:t>
        </w:r>
      </w:ins>
      <w:ins w:id="169" w:author="Charon" w:date="2024-01-25T17:01:38Z">
        <w:r>
          <w:rPr>
            <w:rFonts w:hint="eastAsia"/>
            <w:sz w:val="24"/>
            <w:szCs w:val="24"/>
            <w:lang w:val="en-US" w:eastAsia="zh-CN"/>
          </w:rPr>
          <w:t>著名计算机科学家</w:t>
        </w:r>
      </w:ins>
      <w:ins w:id="170" w:author="Charon" w:date="2024-01-25T17:01:39Z">
        <w:r>
          <w:rPr>
            <w:rFonts w:hint="eastAsia"/>
            <w:sz w:val="24"/>
            <w:szCs w:val="24"/>
            <w:lang w:val="en-US" w:eastAsia="zh-CN"/>
          </w:rPr>
          <w:t>的</w:t>
        </w:r>
      </w:ins>
      <w:ins w:id="171" w:author="Charon" w:date="2024-01-25T17:01:43Z">
        <w:r>
          <w:rPr>
            <w:rFonts w:hint="eastAsia"/>
            <w:sz w:val="24"/>
            <w:szCs w:val="24"/>
            <w:lang w:val="en-US" w:eastAsia="zh-CN"/>
          </w:rPr>
          <w:t>传记</w:t>
        </w:r>
      </w:ins>
      <w:ins w:id="172" w:author="Charon" w:date="2024-01-25T17:01:44Z">
        <w:r>
          <w:rPr>
            <w:rFonts w:hint="eastAsia"/>
            <w:sz w:val="24"/>
            <w:szCs w:val="24"/>
            <w:lang w:val="en-US" w:eastAsia="zh-CN"/>
          </w:rPr>
          <w:t>作为</w:t>
        </w:r>
      </w:ins>
      <w:ins w:id="173" w:author="Charon" w:date="2024-01-25T17:01:46Z">
        <w:r>
          <w:rPr>
            <w:rFonts w:hint="eastAsia"/>
            <w:sz w:val="24"/>
            <w:szCs w:val="24"/>
            <w:lang w:val="en-US" w:eastAsia="zh-CN"/>
          </w:rPr>
          <w:t>新</w:t>
        </w:r>
      </w:ins>
      <w:ins w:id="174" w:author="Charon" w:date="2024-01-25T17:01:47Z">
        <w:r>
          <w:rPr>
            <w:rFonts w:hint="eastAsia"/>
            <w:sz w:val="24"/>
            <w:szCs w:val="24"/>
            <w:lang w:val="en-US" w:eastAsia="zh-CN"/>
          </w:rPr>
          <w:t>的</w:t>
        </w:r>
      </w:ins>
      <w:ins w:id="175" w:author="Charon" w:date="2024-01-25T17:01:50Z">
        <w:r>
          <w:rPr>
            <w:rFonts w:hint="eastAsia"/>
            <w:sz w:val="24"/>
            <w:szCs w:val="24"/>
            <w:lang w:val="en-US" w:eastAsia="zh-CN"/>
          </w:rPr>
          <w:t>基准和</w:t>
        </w:r>
      </w:ins>
      <w:ins w:id="176" w:author="Charon" w:date="2024-01-25T17:01:51Z">
        <w:r>
          <w:rPr>
            <w:rFonts w:hint="eastAsia"/>
            <w:sz w:val="24"/>
            <w:szCs w:val="24"/>
            <w:lang w:val="en-US" w:eastAsia="zh-CN"/>
          </w:rPr>
          <w:t>数据集</w:t>
        </w:r>
      </w:ins>
      <w:ins w:id="177" w:author="Charon" w:date="2024-01-25T17:01:52Z">
        <w:r>
          <w:rPr>
            <w:rFonts w:hint="eastAsia"/>
            <w:sz w:val="24"/>
            <w:szCs w:val="24"/>
            <w:lang w:val="en-US" w:eastAsia="zh-CN"/>
          </w:rPr>
          <w:t>，</w:t>
        </w:r>
      </w:ins>
      <w:ins w:id="178" w:author="Charon" w:date="2024-01-25T17:01:59Z">
        <w:r>
          <w:rPr>
            <w:rFonts w:hint="eastAsia"/>
            <w:sz w:val="24"/>
            <w:szCs w:val="24"/>
            <w:lang w:val="en-US" w:eastAsia="zh-CN"/>
          </w:rPr>
          <w:t>结果</w:t>
        </w:r>
      </w:ins>
      <w:ins w:id="179" w:author="Charon" w:date="2024-01-25T17:02:00Z">
        <w:r>
          <w:rPr>
            <w:rFonts w:hint="eastAsia"/>
            <w:sz w:val="24"/>
            <w:szCs w:val="24"/>
            <w:lang w:val="en-US" w:eastAsia="zh-CN"/>
          </w:rPr>
          <w:t>发现</w:t>
        </w:r>
      </w:ins>
      <w:ins w:id="180" w:author="Charon" w:date="2024-01-25T17:02:04Z">
        <w:r>
          <w:rPr>
            <w:rFonts w:hint="eastAsia"/>
            <w:sz w:val="24"/>
            <w:szCs w:val="24"/>
            <w:lang w:val="en-US" w:eastAsia="zh-CN"/>
          </w:rPr>
          <w:t>该方法</w:t>
        </w:r>
      </w:ins>
      <w:ins w:id="181" w:author="Charon" w:date="2024-01-25T17:02:05Z">
        <w:r>
          <w:rPr>
            <w:rFonts w:hint="eastAsia"/>
            <w:sz w:val="24"/>
            <w:szCs w:val="24"/>
            <w:lang w:val="en-US" w:eastAsia="zh-CN"/>
          </w:rPr>
          <w:t>可以</w:t>
        </w:r>
      </w:ins>
      <w:ins w:id="182" w:author="Charon" w:date="2024-01-25T17:02:11Z">
        <w:r>
          <w:rPr>
            <w:rFonts w:hint="eastAsia"/>
            <w:sz w:val="24"/>
            <w:szCs w:val="24"/>
            <w:lang w:val="en-US" w:eastAsia="zh-CN"/>
          </w:rPr>
          <w:t>有效的</w:t>
        </w:r>
      </w:ins>
      <w:ins w:id="183" w:author="Charon" w:date="2024-01-25T17:02:12Z">
        <w:r>
          <w:rPr>
            <w:rFonts w:hint="eastAsia"/>
            <w:sz w:val="24"/>
            <w:szCs w:val="24"/>
            <w:lang w:val="en-US" w:eastAsia="zh-CN"/>
          </w:rPr>
          <w:t>纠正</w:t>
        </w:r>
      </w:ins>
      <w:ins w:id="184" w:author="Charon" w:date="2024-01-25T17:02:13Z">
        <w:r>
          <w:rPr>
            <w:rFonts w:hint="eastAsia"/>
            <w:sz w:val="24"/>
            <w:szCs w:val="24"/>
            <w:lang w:val="en-US" w:eastAsia="zh-CN"/>
          </w:rPr>
          <w:t>和</w:t>
        </w:r>
      </w:ins>
      <w:ins w:id="185" w:author="Charon" w:date="2024-01-25T17:02:15Z">
        <w:r>
          <w:rPr>
            <w:rFonts w:hint="eastAsia"/>
            <w:sz w:val="24"/>
            <w:szCs w:val="24"/>
            <w:lang w:val="en-US" w:eastAsia="zh-CN"/>
          </w:rPr>
          <w:t>删除</w:t>
        </w:r>
      </w:ins>
      <w:ins w:id="186" w:author="Charon" w:date="2024-01-25T17:02:25Z">
        <w:r>
          <w:rPr>
            <w:rFonts w:hint="eastAsia"/>
            <w:sz w:val="24"/>
            <w:szCs w:val="24"/>
            <w:lang w:val="en-US" w:eastAsia="zh-CN"/>
          </w:rPr>
          <w:t>单一</w:t>
        </w:r>
      </w:ins>
      <w:ins w:id="187" w:author="Charon" w:date="2024-01-25T17:02:26Z">
        <w:r>
          <w:rPr>
            <w:rFonts w:hint="eastAsia"/>
            <w:sz w:val="24"/>
            <w:szCs w:val="24"/>
            <w:lang w:val="en-US" w:eastAsia="zh-CN"/>
          </w:rPr>
          <w:t>模型</w:t>
        </w:r>
      </w:ins>
      <w:ins w:id="188" w:author="Charon" w:date="2024-01-25T17:02:27Z">
        <w:r>
          <w:rPr>
            <w:rFonts w:hint="eastAsia"/>
            <w:sz w:val="24"/>
            <w:szCs w:val="24"/>
            <w:lang w:val="en-US" w:eastAsia="zh-CN"/>
          </w:rPr>
          <w:t>实例</w:t>
        </w:r>
      </w:ins>
      <w:ins w:id="189" w:author="Charon" w:date="2024-01-25T17:02:28Z">
        <w:r>
          <w:rPr>
            <w:rFonts w:hint="eastAsia"/>
            <w:sz w:val="24"/>
            <w:szCs w:val="24"/>
            <w:lang w:val="en-US" w:eastAsia="zh-CN"/>
          </w:rPr>
          <w:t>提出的</w:t>
        </w:r>
      </w:ins>
      <w:ins w:id="190" w:author="Charon" w:date="2024-01-25T17:02:30Z">
        <w:r>
          <w:rPr>
            <w:rFonts w:hint="eastAsia"/>
            <w:sz w:val="24"/>
            <w:szCs w:val="24"/>
            <w:lang w:val="en-US" w:eastAsia="zh-CN"/>
          </w:rPr>
          <w:t>不一致的</w:t>
        </w:r>
      </w:ins>
      <w:ins w:id="191" w:author="Charon" w:date="2024-01-25T17:02:37Z">
        <w:r>
          <w:rPr>
            <w:rFonts w:hint="eastAsia"/>
            <w:sz w:val="24"/>
            <w:szCs w:val="24"/>
            <w:lang w:val="en-US" w:eastAsia="zh-CN"/>
          </w:rPr>
          <w:t>错误的</w:t>
        </w:r>
      </w:ins>
      <w:ins w:id="192" w:author="Charon" w:date="2024-01-25T17:02:32Z">
        <w:r>
          <w:rPr>
            <w:rFonts w:hint="eastAsia"/>
            <w:sz w:val="24"/>
            <w:szCs w:val="24"/>
            <w:lang w:val="en-US" w:eastAsia="zh-CN"/>
          </w:rPr>
          <w:t>事实</w:t>
        </w:r>
      </w:ins>
      <w:ins w:id="193" w:author="Charon" w:date="2024-01-25T17:02:33Z">
        <w:r>
          <w:rPr>
            <w:rFonts w:hint="eastAsia"/>
            <w:sz w:val="24"/>
            <w:szCs w:val="24"/>
            <w:lang w:val="en-US" w:eastAsia="zh-CN"/>
          </w:rPr>
          <w:t>。</w:t>
        </w:r>
      </w:ins>
    </w:p>
    <w:p>
      <w:pPr>
        <w:spacing w:line="360" w:lineRule="auto"/>
        <w:ind w:firstLine="480" w:firstLineChars="200"/>
        <w:rPr>
          <w:rFonts w:hint="default"/>
          <w:sz w:val="24"/>
          <w:szCs w:val="24"/>
          <w:lang w:val="en-US" w:eastAsia="zh-CN"/>
        </w:rPr>
        <w:pPrChange w:id="194" w:author="Charon" w:date="2024-01-25T17:04:30Z">
          <w:pPr>
            <w:spacing w:line="360" w:lineRule="auto"/>
            <w:ind w:firstLine="0" w:firstLineChars="0"/>
          </w:pPr>
        </w:pPrChange>
      </w:pPr>
      <w:ins w:id="195" w:author="Charon" w:date="2024-01-25T16:37:34Z">
        <w:r>
          <w:rPr>
            <w:rFonts w:hint="eastAsia"/>
            <w:sz w:val="24"/>
            <w:szCs w:val="24"/>
            <w:lang w:val="en-US" w:eastAsia="zh-CN"/>
          </w:rPr>
          <w:t>该方法</w:t>
        </w:r>
      </w:ins>
      <w:ins w:id="196" w:author="Charon" w:date="2024-01-25T16:38:02Z">
        <w:r>
          <w:rPr>
            <w:rFonts w:hint="eastAsia"/>
            <w:sz w:val="24"/>
            <w:szCs w:val="24"/>
            <w:lang w:val="en-US" w:eastAsia="zh-CN"/>
          </w:rPr>
          <w:t>的</w:t>
        </w:r>
      </w:ins>
      <w:ins w:id="197" w:author="Charon" w:date="2024-01-25T16:38:05Z">
        <w:r>
          <w:rPr>
            <w:rFonts w:hint="eastAsia"/>
            <w:sz w:val="24"/>
            <w:szCs w:val="24"/>
            <w:lang w:val="en-US" w:eastAsia="zh-CN"/>
          </w:rPr>
          <w:t>步骤</w:t>
        </w:r>
      </w:ins>
      <w:ins w:id="198" w:author="Charon" w:date="2024-01-25T16:38:06Z">
        <w:r>
          <w:rPr>
            <w:rFonts w:hint="eastAsia"/>
            <w:sz w:val="24"/>
            <w:szCs w:val="24"/>
            <w:lang w:val="en-US" w:eastAsia="zh-CN"/>
          </w:rPr>
          <w:t>和</w:t>
        </w:r>
      </w:ins>
      <w:ins w:id="199" w:author="Charon" w:date="2024-01-25T16:38:16Z">
        <w:r>
          <w:rPr>
            <w:rFonts w:hint="eastAsia"/>
            <w:sz w:val="24"/>
            <w:szCs w:val="24"/>
            <w:lang w:val="en-US" w:eastAsia="zh-CN"/>
          </w:rPr>
          <w:t>prompt</w:t>
        </w:r>
      </w:ins>
      <w:ins w:id="200" w:author="Charon" w:date="2024-01-25T16:38:18Z">
        <w:r>
          <w:rPr>
            <w:rFonts w:hint="eastAsia"/>
            <w:sz w:val="24"/>
            <w:szCs w:val="24"/>
            <w:lang w:val="en-US" w:eastAsia="zh-CN"/>
          </w:rPr>
          <w:t>适用于</w:t>
        </w:r>
      </w:ins>
      <w:ins w:id="201" w:author="Charon" w:date="2024-01-25T16:38:22Z">
        <w:r>
          <w:rPr>
            <w:rFonts w:hint="eastAsia"/>
            <w:sz w:val="24"/>
            <w:szCs w:val="24"/>
            <w:lang w:val="en-US" w:eastAsia="zh-CN"/>
          </w:rPr>
          <w:t>所有的</w:t>
        </w:r>
      </w:ins>
      <w:ins w:id="202" w:author="Charon" w:date="2024-01-25T16:38:24Z">
        <w:r>
          <w:rPr>
            <w:rFonts w:hint="eastAsia"/>
            <w:sz w:val="24"/>
            <w:szCs w:val="24"/>
            <w:lang w:val="en-US" w:eastAsia="zh-CN"/>
          </w:rPr>
          <w:t>任务，</w:t>
        </w:r>
      </w:ins>
      <w:ins w:id="203" w:author="Charon" w:date="2024-01-25T16:38:25Z">
        <w:r>
          <w:rPr>
            <w:rFonts w:hint="eastAsia"/>
            <w:sz w:val="24"/>
            <w:szCs w:val="24"/>
            <w:lang w:val="en-US" w:eastAsia="zh-CN"/>
          </w:rPr>
          <w:t>并且</w:t>
        </w:r>
      </w:ins>
      <w:ins w:id="204" w:author="Charon" w:date="2024-01-25T17:04:10Z">
        <w:r>
          <w:rPr>
            <w:rFonts w:hint="eastAsia"/>
            <w:sz w:val="24"/>
            <w:szCs w:val="24"/>
            <w:lang w:val="en-US" w:eastAsia="zh-CN"/>
          </w:rPr>
          <w:t>可以</w:t>
        </w:r>
      </w:ins>
      <w:ins w:id="205" w:author="Charon" w:date="2024-01-25T16:38:45Z">
        <w:r>
          <w:rPr>
            <w:rFonts w:hint="eastAsia"/>
            <w:sz w:val="24"/>
            <w:szCs w:val="24"/>
            <w:lang w:val="en-US" w:eastAsia="zh-CN"/>
          </w:rPr>
          <w:t>使用</w:t>
        </w:r>
      </w:ins>
      <w:ins w:id="206" w:author="Charon" w:date="2024-01-25T16:38:49Z">
        <w:r>
          <w:rPr>
            <w:rFonts w:hint="eastAsia"/>
            <w:sz w:val="24"/>
            <w:szCs w:val="24"/>
            <w:lang w:val="en-US" w:eastAsia="zh-CN"/>
          </w:rPr>
          <w:t>所有的</w:t>
        </w:r>
      </w:ins>
      <w:ins w:id="207" w:author="Charon" w:date="2024-01-25T16:38:50Z">
        <w:r>
          <w:rPr>
            <w:rFonts w:hint="eastAsia"/>
            <w:sz w:val="24"/>
            <w:szCs w:val="24"/>
            <w:lang w:val="en-US" w:eastAsia="zh-CN"/>
          </w:rPr>
          <w:t>模型</w:t>
        </w:r>
      </w:ins>
      <w:ins w:id="208" w:author="Charon" w:date="2024-01-25T16:38:52Z">
        <w:r>
          <w:rPr>
            <w:rFonts w:hint="eastAsia"/>
            <w:sz w:val="24"/>
            <w:szCs w:val="24"/>
            <w:lang w:val="en-US" w:eastAsia="zh-CN"/>
          </w:rPr>
          <w:t>作为</w:t>
        </w:r>
      </w:ins>
      <w:ins w:id="209" w:author="Charon" w:date="2024-01-25T16:38:55Z">
        <w:r>
          <w:rPr>
            <w:rFonts w:hint="eastAsia"/>
            <w:sz w:val="24"/>
            <w:szCs w:val="24"/>
            <w:lang w:val="en-US" w:eastAsia="zh-CN"/>
          </w:rPr>
          <w:t>基类</w:t>
        </w:r>
      </w:ins>
      <w:ins w:id="210" w:author="Charon" w:date="2024-01-25T16:38:56Z">
        <w:r>
          <w:rPr>
            <w:rFonts w:hint="eastAsia"/>
            <w:sz w:val="24"/>
            <w:szCs w:val="24"/>
            <w:lang w:val="en-US" w:eastAsia="zh-CN"/>
          </w:rPr>
          <w:t>模型</w:t>
        </w:r>
      </w:ins>
      <w:ins w:id="211" w:author="Charon" w:date="2024-01-25T16:38:57Z">
        <w:r>
          <w:rPr>
            <w:rFonts w:hint="eastAsia"/>
            <w:sz w:val="24"/>
            <w:szCs w:val="24"/>
            <w:lang w:val="en-US" w:eastAsia="zh-CN"/>
          </w:rPr>
          <w:t>。</w:t>
        </w:r>
      </w:ins>
      <w:del w:id="212" w:author="Charon" w:date="2024-01-25T16:31:26Z">
        <w:r>
          <w:rPr>
            <w:rFonts w:hint="default"/>
            <w:sz w:val="24"/>
            <w:szCs w:val="24"/>
            <w:lang w:val="en-US" w:eastAsia="zh-CN"/>
          </w:rPr>
          <w:delText>）</w:delText>
        </w:r>
      </w:del>
      <w:del w:id="213" w:author="Charon" w:date="2024-01-25T16:31:35Z">
        <w:r>
          <w:rPr>
            <w:rFonts w:hint="default"/>
            <w:sz w:val="24"/>
            <w:szCs w:val="24"/>
            <w:lang w:val="en-US" w:eastAsia="zh-CN"/>
          </w:rPr>
          <w:delText>，</w:delText>
        </w:r>
      </w:del>
      <w:del w:id="214" w:author="Charon" w:date="2024-01-25T16:31:16Z">
        <w:r>
          <w:rPr>
            <w:rFonts w:hint="default"/>
            <w:sz w:val="24"/>
            <w:szCs w:val="24"/>
            <w:lang w:val="en-US" w:eastAsia="zh-CN"/>
          </w:rPr>
          <w:delText>这是因为不同的模型对不确定的事实会产生分歧，所以在后续的辩论中他们会把这个模糊的事实省略。就算所有的模型在刚开始都给出错误答案，最终的讨论结果也有可能是正确的。</w:delText>
        </w:r>
      </w:del>
    </w:p>
    <w:p>
      <w:pPr>
        <w:spacing w:line="360" w:lineRule="auto"/>
        <w:ind w:firstLine="480" w:firstLineChars="200"/>
        <w:rPr>
          <w:ins w:id="215" w:author="Charon" w:date="2024-01-25T17:04:32Z"/>
          <w:rFonts w:hint="default"/>
          <w:sz w:val="24"/>
          <w:szCs w:val="24"/>
          <w:lang w:val="en-US" w:eastAsia="zh-CN"/>
        </w:rPr>
      </w:pPr>
    </w:p>
    <w:p>
      <w:pPr>
        <w:numPr>
          <w:ilvl w:val="0"/>
          <w:numId w:val="2"/>
        </w:numPr>
        <w:spacing w:line="360" w:lineRule="auto"/>
        <w:ind w:firstLine="0" w:firstLineChars="0"/>
        <w:rPr>
          <w:rFonts w:hint="default"/>
          <w:b/>
          <w:bCs/>
          <w:sz w:val="24"/>
          <w:szCs w:val="24"/>
          <w:lang w:val="en-US" w:eastAsia="zh-CN"/>
        </w:rPr>
      </w:pPr>
      <w:r>
        <w:rPr>
          <w:rFonts w:hint="default"/>
          <w:b/>
          <w:bCs/>
          <w:sz w:val="24"/>
          <w:szCs w:val="24"/>
          <w:lang w:val="en-US" w:eastAsia="zh-CN"/>
        </w:rPr>
        <w:t>多</w:t>
      </w:r>
      <w:ins w:id="216" w:author="Charon" w:date="2024-01-25T21:16:54Z">
        <w:r>
          <w:rPr>
            <w:rFonts w:hint="eastAsia"/>
            <w:b/>
            <w:bCs/>
            <w:sz w:val="24"/>
            <w:szCs w:val="24"/>
            <w:lang w:val="en-US" w:eastAsia="zh-CN"/>
          </w:rPr>
          <w:t>代理</w:t>
        </w:r>
      </w:ins>
      <w:del w:id="217" w:author="Charon" w:date="2024-01-25T21:16:53Z">
        <w:r>
          <w:rPr>
            <w:rFonts w:hint="default"/>
            <w:b/>
            <w:bCs/>
            <w:sz w:val="24"/>
            <w:szCs w:val="24"/>
            <w:lang w:val="en-US" w:eastAsia="zh-CN"/>
          </w:rPr>
          <w:delText>主体</w:delText>
        </w:r>
      </w:del>
      <w:r>
        <w:rPr>
          <w:rFonts w:hint="default"/>
          <w:b/>
          <w:bCs/>
          <w:sz w:val="24"/>
          <w:szCs w:val="24"/>
          <w:lang w:val="en-US" w:eastAsia="zh-CN"/>
        </w:rPr>
        <w:t>辩论中的语言生成</w:t>
      </w:r>
    </w:p>
    <w:p>
      <w:pPr>
        <w:numPr>
          <w:ilvl w:val="1"/>
          <w:numId w:val="2"/>
        </w:numPr>
        <w:spacing w:line="360" w:lineRule="auto"/>
        <w:ind w:firstLine="0" w:firstLineChars="0"/>
        <w:rPr>
          <w:rFonts w:hint="default"/>
          <w:b/>
          <w:bCs/>
          <w:sz w:val="24"/>
          <w:szCs w:val="24"/>
          <w:lang w:val="en-US" w:eastAsia="zh-CN"/>
        </w:rPr>
      </w:pPr>
      <w:r>
        <w:rPr>
          <w:rFonts w:hint="default"/>
          <w:b/>
          <w:bCs/>
          <w:sz w:val="24"/>
          <w:szCs w:val="24"/>
          <w:lang w:val="en-US" w:eastAsia="zh-CN"/>
        </w:rPr>
        <w:t>多代理语言生成</w:t>
      </w:r>
    </w:p>
    <w:p>
      <w:pPr>
        <w:spacing w:line="360" w:lineRule="auto"/>
        <w:ind w:firstLine="420" w:firstLineChars="0"/>
        <w:jc w:val="left"/>
        <w:rPr>
          <w:ins w:id="218" w:author="Charon" w:date="2024-01-25T20:10:33Z"/>
        </w:rPr>
      </w:pPr>
      <w:del w:id="219" w:author="Charon" w:date="2024-01-25T19:30:55Z">
        <w:r>
          <w:rPr>
            <w:rFonts w:hint="default"/>
            <w:sz w:val="24"/>
            <w:szCs w:val="24"/>
            <w:lang w:val="en-US" w:eastAsia="zh-CN"/>
          </w:rPr>
          <w:delText>作者</w:delText>
        </w:r>
      </w:del>
      <w:ins w:id="220" w:author="Charon" w:date="2024-01-25T19:31:01Z">
        <w:r>
          <w:rPr>
            <w:rFonts w:hint="eastAsia"/>
            <w:sz w:val="24"/>
            <w:szCs w:val="24"/>
            <w:lang w:val="en-US" w:eastAsia="zh-CN"/>
          </w:rPr>
          <w:t>首先</w:t>
        </w:r>
      </w:ins>
      <w:del w:id="221" w:author="Charon" w:date="2024-01-25T19:30:59Z">
        <w:r>
          <w:rPr>
            <w:rFonts w:hint="default"/>
            <w:sz w:val="24"/>
            <w:szCs w:val="24"/>
            <w:lang w:val="en-US" w:eastAsia="zh-CN"/>
          </w:rPr>
          <w:delText>先</w:delText>
        </w:r>
      </w:del>
      <w:r>
        <w:rPr>
          <w:rFonts w:hint="default"/>
          <w:sz w:val="24"/>
          <w:szCs w:val="24"/>
          <w:lang w:val="en-US" w:eastAsia="zh-CN"/>
        </w:rPr>
        <w:t>将</w:t>
      </w:r>
      <w:del w:id="222" w:author="Charon" w:date="2024-01-25T19:39:34Z">
        <w:r>
          <w:rPr>
            <w:rFonts w:hint="default"/>
            <w:sz w:val="24"/>
            <w:szCs w:val="24"/>
            <w:lang w:val="en-US" w:eastAsia="zh-CN"/>
          </w:rPr>
          <w:delText>同一个</w:delText>
        </w:r>
      </w:del>
      <w:r>
        <w:rPr>
          <w:rFonts w:hint="default"/>
          <w:sz w:val="24"/>
          <w:szCs w:val="24"/>
          <w:lang w:val="en-US" w:eastAsia="zh-CN"/>
        </w:rPr>
        <w:t>问题分别</w:t>
      </w:r>
      <w:ins w:id="223" w:author="Charon" w:date="2024-01-25T19:38:09Z">
        <w:r>
          <w:rPr>
            <w:rFonts w:hint="eastAsia"/>
            <w:sz w:val="24"/>
            <w:szCs w:val="24"/>
            <w:lang w:val="en-US" w:eastAsia="zh-CN"/>
          </w:rPr>
          <w:t>输入</w:t>
        </w:r>
      </w:ins>
      <w:del w:id="224" w:author="Charon" w:date="2024-01-25T19:38:08Z">
        <w:r>
          <w:rPr>
            <w:rFonts w:hint="default"/>
            <w:sz w:val="24"/>
            <w:szCs w:val="24"/>
            <w:lang w:val="en-US" w:eastAsia="zh-CN"/>
          </w:rPr>
          <w:delText>抛</w:delText>
        </w:r>
      </w:del>
      <w:r>
        <w:rPr>
          <w:rFonts w:hint="default"/>
          <w:sz w:val="24"/>
          <w:szCs w:val="24"/>
          <w:lang w:val="en-US" w:eastAsia="zh-CN"/>
        </w:rPr>
        <w:t>给不同的语言模型，</w:t>
      </w:r>
      <w:ins w:id="225" w:author="Charon" w:date="2024-01-25T19:39:42Z">
        <w:r>
          <w:rPr>
            <w:rFonts w:hint="eastAsia"/>
            <w:sz w:val="24"/>
            <w:szCs w:val="24"/>
            <w:lang w:val="en-US" w:eastAsia="zh-CN"/>
          </w:rPr>
          <w:t>并</w:t>
        </w:r>
      </w:ins>
      <w:r>
        <w:rPr>
          <w:rFonts w:hint="default"/>
          <w:sz w:val="24"/>
          <w:szCs w:val="24"/>
          <w:lang w:val="en-US" w:eastAsia="zh-CN"/>
        </w:rPr>
        <w:t>让他们</w:t>
      </w:r>
      <w:ins w:id="226" w:author="Charon" w:date="2024-01-25T19:39:50Z">
        <w:r>
          <w:rPr>
            <w:rFonts w:hint="eastAsia"/>
            <w:sz w:val="24"/>
            <w:szCs w:val="24"/>
            <w:lang w:val="en-US" w:eastAsia="zh-CN"/>
          </w:rPr>
          <w:t>独立</w:t>
        </w:r>
      </w:ins>
      <w:ins w:id="227" w:author="Charon" w:date="2024-01-25T19:39:52Z">
        <w:r>
          <w:rPr>
            <w:rFonts w:hint="eastAsia"/>
            <w:sz w:val="24"/>
            <w:szCs w:val="24"/>
            <w:lang w:val="en-US" w:eastAsia="zh-CN"/>
          </w:rPr>
          <w:t>解决</w:t>
        </w:r>
      </w:ins>
      <w:ins w:id="228" w:author="Charon" w:date="2024-01-25T19:43:43Z">
        <w:r>
          <w:rPr>
            <w:rFonts w:hint="eastAsia"/>
            <w:sz w:val="24"/>
            <w:szCs w:val="24"/>
            <w:lang w:val="en-US" w:eastAsia="zh-CN"/>
          </w:rPr>
          <w:t>，</w:t>
        </w:r>
      </w:ins>
      <w:ins w:id="229" w:author="Charon" w:date="2024-01-25T19:40:17Z">
        <w:r>
          <w:rPr>
            <w:rFonts w:hint="eastAsia"/>
            <w:sz w:val="24"/>
            <w:szCs w:val="24"/>
            <w:lang w:val="en-US" w:eastAsia="zh-CN"/>
          </w:rPr>
          <w:t>得到</w:t>
        </w:r>
      </w:ins>
      <w:ins w:id="230" w:author="Charon" w:date="2024-01-25T19:40:20Z">
        <w:r>
          <w:rPr>
            <w:rFonts w:hint="eastAsia"/>
            <w:sz w:val="24"/>
            <w:szCs w:val="24"/>
            <w:lang w:val="en-US" w:eastAsia="zh-CN"/>
          </w:rPr>
          <w:t>第一轮</w:t>
        </w:r>
      </w:ins>
      <w:ins w:id="231" w:author="Charon" w:date="2024-01-25T19:40:21Z">
        <w:r>
          <w:rPr>
            <w:rFonts w:hint="eastAsia"/>
            <w:sz w:val="24"/>
            <w:szCs w:val="24"/>
            <w:lang w:val="en-US" w:eastAsia="zh-CN"/>
          </w:rPr>
          <w:t>每个</w:t>
        </w:r>
      </w:ins>
      <w:ins w:id="232" w:author="Charon" w:date="2024-01-25T19:44:22Z">
        <w:r>
          <w:rPr>
            <w:rFonts w:hint="eastAsia"/>
            <w:sz w:val="24"/>
            <w:szCs w:val="24"/>
            <w:lang w:val="en-US" w:eastAsia="zh-CN"/>
          </w:rPr>
          <w:t>代理</w:t>
        </w:r>
      </w:ins>
      <w:ins w:id="233" w:author="Charon" w:date="2024-01-25T19:40:22Z">
        <w:r>
          <w:rPr>
            <w:rFonts w:hint="eastAsia"/>
            <w:sz w:val="24"/>
            <w:szCs w:val="24"/>
            <w:lang w:val="en-US" w:eastAsia="zh-CN"/>
          </w:rPr>
          <w:t>的</w:t>
        </w:r>
      </w:ins>
      <w:ins w:id="234" w:author="Charon" w:date="2024-01-25T19:43:50Z">
        <w:r>
          <w:rPr>
            <w:rFonts w:hint="eastAsia"/>
            <w:sz w:val="24"/>
            <w:szCs w:val="24"/>
            <w:lang w:val="en-US" w:eastAsia="zh-CN"/>
          </w:rPr>
          <w:t>回复</w:t>
        </w:r>
      </w:ins>
      <w:ins w:id="235" w:author="Charon" w:date="2024-01-25T19:43:51Z">
        <w:r>
          <w:rPr>
            <w:rFonts w:hint="eastAsia"/>
            <w:sz w:val="24"/>
            <w:szCs w:val="24"/>
            <w:lang w:val="en-US" w:eastAsia="zh-CN"/>
          </w:rPr>
          <w:t>。</w:t>
        </w:r>
      </w:ins>
      <w:del w:id="236" w:author="Charon" w:date="2024-01-25T19:43:55Z">
        <w:r>
          <w:rPr>
            <w:rFonts w:hint="default"/>
            <w:sz w:val="24"/>
            <w:szCs w:val="24"/>
            <w:lang w:val="en-US" w:eastAsia="zh-CN"/>
          </w:rPr>
          <w:delText>各自先得到第一轮的结果，</w:delText>
        </w:r>
      </w:del>
      <w:r>
        <w:rPr>
          <w:rFonts w:hint="default"/>
          <w:sz w:val="24"/>
          <w:szCs w:val="24"/>
          <w:lang w:val="en-US" w:eastAsia="zh-CN"/>
        </w:rPr>
        <w:t>然后</w:t>
      </w:r>
      <w:ins w:id="237" w:author="Charon" w:date="2024-01-25T19:44:08Z">
        <w:r>
          <w:rPr>
            <w:rFonts w:hint="eastAsia"/>
            <w:sz w:val="24"/>
            <w:szCs w:val="24"/>
            <w:lang w:val="en-US" w:eastAsia="zh-CN"/>
          </w:rPr>
          <w:t>，</w:t>
        </w:r>
      </w:ins>
      <w:ins w:id="238" w:author="Charon" w:date="2024-01-25T19:44:09Z">
        <w:r>
          <w:rPr>
            <w:rFonts w:hint="eastAsia"/>
            <w:sz w:val="24"/>
            <w:szCs w:val="24"/>
            <w:lang w:val="en-US" w:eastAsia="zh-CN"/>
          </w:rPr>
          <w:t>将</w:t>
        </w:r>
      </w:ins>
      <w:ins w:id="239" w:author="Charon" w:date="2024-01-25T19:44:30Z">
        <w:r>
          <w:rPr>
            <w:rFonts w:hint="eastAsia"/>
            <w:sz w:val="24"/>
            <w:szCs w:val="24"/>
            <w:lang w:val="en-US" w:eastAsia="zh-CN"/>
          </w:rPr>
          <w:t>所有</w:t>
        </w:r>
      </w:ins>
      <w:ins w:id="240" w:author="Charon" w:date="2024-01-25T19:44:31Z">
        <w:r>
          <w:rPr>
            <w:rFonts w:hint="eastAsia"/>
            <w:sz w:val="24"/>
            <w:szCs w:val="24"/>
            <w:lang w:val="en-US" w:eastAsia="zh-CN"/>
          </w:rPr>
          <w:t>代理</w:t>
        </w:r>
      </w:ins>
      <w:ins w:id="241" w:author="Charon" w:date="2024-01-25T19:44:32Z">
        <w:r>
          <w:rPr>
            <w:rFonts w:hint="eastAsia"/>
            <w:sz w:val="24"/>
            <w:szCs w:val="24"/>
            <w:lang w:val="en-US" w:eastAsia="zh-CN"/>
          </w:rPr>
          <w:t>的</w:t>
        </w:r>
      </w:ins>
      <w:ins w:id="242" w:author="Charon" w:date="2024-01-25T19:44:14Z">
        <w:r>
          <w:rPr>
            <w:rFonts w:hint="eastAsia"/>
            <w:sz w:val="24"/>
            <w:szCs w:val="24"/>
            <w:lang w:val="en-US" w:eastAsia="zh-CN"/>
          </w:rPr>
          <w:t>第一轮</w:t>
        </w:r>
      </w:ins>
      <w:ins w:id="243" w:author="Charon" w:date="2024-01-25T19:44:35Z">
        <w:r>
          <w:rPr>
            <w:rFonts w:hint="eastAsia"/>
            <w:sz w:val="24"/>
            <w:szCs w:val="24"/>
            <w:lang w:val="en-US" w:eastAsia="zh-CN"/>
          </w:rPr>
          <w:t>回复</w:t>
        </w:r>
      </w:ins>
      <w:r>
        <w:rPr>
          <w:rFonts w:hint="default"/>
          <w:sz w:val="24"/>
          <w:szCs w:val="24"/>
          <w:lang w:val="en-US" w:eastAsia="zh-CN"/>
        </w:rPr>
        <w:t>利用提示词</w:t>
      </w:r>
      <w:ins w:id="244" w:author="Charon" w:date="2024-01-25T19:55:19Z">
        <w:r>
          <w:rPr>
            <w:rFonts w:hint="eastAsia"/>
            <w:sz w:val="24"/>
            <w:szCs w:val="24"/>
            <w:lang w:val="en-US" w:eastAsia="zh-CN"/>
          </w:rPr>
          <w:t>附加到</w:t>
        </w:r>
      </w:ins>
      <w:ins w:id="245" w:author="Charon" w:date="2024-01-25T19:55:25Z">
        <w:r>
          <w:rPr>
            <w:rFonts w:hint="eastAsia"/>
            <w:sz w:val="24"/>
            <w:szCs w:val="24"/>
            <w:lang w:val="en-US" w:eastAsia="zh-CN"/>
          </w:rPr>
          <w:t>第二轮的</w:t>
        </w:r>
      </w:ins>
      <w:ins w:id="246" w:author="Charon" w:date="2024-01-25T19:55:27Z">
        <w:r>
          <w:rPr>
            <w:rFonts w:hint="eastAsia"/>
            <w:sz w:val="24"/>
            <w:szCs w:val="24"/>
            <w:lang w:val="en-US" w:eastAsia="zh-CN"/>
          </w:rPr>
          <w:t>提问</w:t>
        </w:r>
      </w:ins>
      <w:ins w:id="247" w:author="Charon" w:date="2024-01-25T19:55:28Z">
        <w:r>
          <w:rPr>
            <w:rFonts w:hint="eastAsia"/>
            <w:sz w:val="24"/>
            <w:szCs w:val="24"/>
            <w:lang w:val="en-US" w:eastAsia="zh-CN"/>
          </w:rPr>
          <w:t>中</w:t>
        </w:r>
      </w:ins>
      <w:ins w:id="248" w:author="Charon" w:date="2024-01-25T19:55:37Z">
        <w:r>
          <w:rPr>
            <w:rFonts w:hint="eastAsia"/>
            <w:sz w:val="24"/>
            <w:szCs w:val="24"/>
            <w:lang w:val="en-US" w:eastAsia="zh-CN"/>
          </w:rPr>
          <w:t>，</w:t>
        </w:r>
      </w:ins>
      <w:ins w:id="249" w:author="Charon" w:date="2024-01-25T19:55:46Z">
        <w:r>
          <w:rPr>
            <w:rFonts w:hint="eastAsia"/>
            <w:sz w:val="24"/>
            <w:szCs w:val="24"/>
            <w:lang w:val="en-US" w:eastAsia="zh-CN"/>
          </w:rPr>
          <w:t>并</w:t>
        </w:r>
      </w:ins>
      <w:ins w:id="250" w:author="Charon" w:date="2024-01-25T19:55:47Z">
        <w:r>
          <w:rPr>
            <w:rFonts w:hint="eastAsia"/>
            <w:sz w:val="24"/>
            <w:szCs w:val="24"/>
            <w:lang w:val="en-US" w:eastAsia="zh-CN"/>
          </w:rPr>
          <w:t>让</w:t>
        </w:r>
      </w:ins>
      <w:ins w:id="251" w:author="Charon" w:date="2024-01-25T19:55:48Z">
        <w:r>
          <w:rPr>
            <w:rFonts w:hint="eastAsia"/>
            <w:sz w:val="24"/>
            <w:szCs w:val="24"/>
            <w:lang w:val="en-US" w:eastAsia="zh-CN"/>
          </w:rPr>
          <w:t>每个</w:t>
        </w:r>
      </w:ins>
      <w:ins w:id="252" w:author="Charon" w:date="2024-01-25T19:55:49Z">
        <w:r>
          <w:rPr>
            <w:rFonts w:hint="eastAsia"/>
            <w:sz w:val="24"/>
            <w:szCs w:val="24"/>
            <w:lang w:val="en-US" w:eastAsia="zh-CN"/>
          </w:rPr>
          <w:t>代理</w:t>
        </w:r>
      </w:ins>
      <w:ins w:id="253" w:author="Charon" w:date="2024-01-25T19:55:50Z">
        <w:r>
          <w:rPr>
            <w:rFonts w:hint="eastAsia"/>
            <w:sz w:val="24"/>
            <w:szCs w:val="24"/>
            <w:lang w:val="en-US" w:eastAsia="zh-CN"/>
          </w:rPr>
          <w:t>根据</w:t>
        </w:r>
      </w:ins>
      <w:ins w:id="254" w:author="Charon" w:date="2024-01-25T19:55:54Z">
        <w:r>
          <w:rPr>
            <w:rFonts w:hint="eastAsia"/>
            <w:sz w:val="24"/>
            <w:szCs w:val="24"/>
            <w:lang w:val="en-US" w:eastAsia="zh-CN"/>
          </w:rPr>
          <w:t>第一轮</w:t>
        </w:r>
      </w:ins>
      <w:ins w:id="255" w:author="Charon" w:date="2024-01-25T19:56:03Z">
        <w:r>
          <w:rPr>
            <w:rFonts w:hint="eastAsia"/>
            <w:sz w:val="24"/>
            <w:szCs w:val="24"/>
            <w:lang w:val="en-US" w:eastAsia="zh-CN"/>
          </w:rPr>
          <w:t>其它</w:t>
        </w:r>
      </w:ins>
      <w:ins w:id="256" w:author="Charon" w:date="2024-01-25T19:56:00Z">
        <w:r>
          <w:rPr>
            <w:rFonts w:hint="eastAsia"/>
            <w:sz w:val="24"/>
            <w:szCs w:val="24"/>
            <w:lang w:val="en-US" w:eastAsia="zh-CN"/>
          </w:rPr>
          <w:t>代理</w:t>
        </w:r>
      </w:ins>
      <w:ins w:id="257" w:author="Charon" w:date="2024-01-25T19:55:54Z">
        <w:r>
          <w:rPr>
            <w:rFonts w:hint="eastAsia"/>
            <w:sz w:val="24"/>
            <w:szCs w:val="24"/>
            <w:lang w:val="en-US" w:eastAsia="zh-CN"/>
          </w:rPr>
          <w:t>的</w:t>
        </w:r>
      </w:ins>
      <w:ins w:id="258" w:author="Charon" w:date="2024-01-25T19:55:55Z">
        <w:r>
          <w:rPr>
            <w:rFonts w:hint="eastAsia"/>
            <w:sz w:val="24"/>
            <w:szCs w:val="24"/>
            <w:lang w:val="en-US" w:eastAsia="zh-CN"/>
          </w:rPr>
          <w:t>回复</w:t>
        </w:r>
      </w:ins>
      <w:ins w:id="259" w:author="Charon" w:date="2024-01-25T19:56:05Z">
        <w:r>
          <w:rPr>
            <w:rFonts w:hint="eastAsia"/>
            <w:sz w:val="24"/>
            <w:szCs w:val="24"/>
            <w:lang w:val="en-US" w:eastAsia="zh-CN"/>
          </w:rPr>
          <w:t>更新</w:t>
        </w:r>
      </w:ins>
      <w:ins w:id="260" w:author="Charon" w:date="2024-01-25T19:56:07Z">
        <w:r>
          <w:rPr>
            <w:rFonts w:hint="eastAsia"/>
            <w:sz w:val="24"/>
            <w:szCs w:val="24"/>
            <w:lang w:val="en-US" w:eastAsia="zh-CN"/>
          </w:rPr>
          <w:t>自己</w:t>
        </w:r>
      </w:ins>
      <w:ins w:id="261" w:author="Charon" w:date="2024-01-25T19:56:08Z">
        <w:r>
          <w:rPr>
            <w:rFonts w:hint="eastAsia"/>
            <w:sz w:val="24"/>
            <w:szCs w:val="24"/>
            <w:lang w:val="en-US" w:eastAsia="zh-CN"/>
          </w:rPr>
          <w:t>的</w:t>
        </w:r>
      </w:ins>
      <w:ins w:id="262" w:author="Charon" w:date="2024-01-25T19:56:10Z">
        <w:r>
          <w:rPr>
            <w:rFonts w:hint="eastAsia"/>
            <w:sz w:val="24"/>
            <w:szCs w:val="24"/>
            <w:lang w:val="en-US" w:eastAsia="zh-CN"/>
          </w:rPr>
          <w:t>回复</w:t>
        </w:r>
      </w:ins>
      <w:del w:id="263" w:author="Charon" w:date="2024-01-25T19:56:34Z">
        <w:r>
          <w:rPr>
            <w:rFonts w:hint="default"/>
            <w:sz w:val="24"/>
            <w:szCs w:val="24"/>
            <w:lang w:val="en-US" w:eastAsia="zh-CN"/>
          </w:rPr>
          <w:delText>将其他模型的答案作为第二轮问题的附加题干再问这些模型一次，让他们得到第二轮的结果</w:delText>
        </w:r>
      </w:del>
      <w:ins w:id="264" w:author="Charon" w:date="2024-01-25T19:56:36Z">
        <w:r>
          <w:rPr>
            <w:rFonts w:hint="eastAsia"/>
            <w:sz w:val="24"/>
            <w:szCs w:val="24"/>
            <w:lang w:val="en-US" w:eastAsia="zh-CN"/>
          </w:rPr>
          <w:t>。</w:t>
        </w:r>
      </w:ins>
      <w:del w:id="265" w:author="Charon" w:date="2024-01-25T19:56:36Z">
        <w:r>
          <w:rPr>
            <w:rFonts w:hint="default"/>
            <w:sz w:val="24"/>
            <w:szCs w:val="24"/>
            <w:lang w:val="en-US" w:eastAsia="zh-CN"/>
          </w:rPr>
          <w:delText>，</w:delText>
        </w:r>
      </w:del>
      <w:r>
        <w:rPr>
          <w:rFonts w:hint="default"/>
          <w:sz w:val="24"/>
          <w:szCs w:val="24"/>
          <w:lang w:val="en-US" w:eastAsia="zh-CN"/>
        </w:rPr>
        <w:t>重复这个过程，</w:t>
      </w:r>
      <w:ins w:id="266" w:author="Charon" w:date="2024-01-25T19:57:17Z">
        <w:r>
          <w:rPr>
            <w:rFonts w:hint="eastAsia"/>
            <w:sz w:val="24"/>
            <w:szCs w:val="24"/>
            <w:lang w:val="en-US" w:eastAsia="zh-CN"/>
          </w:rPr>
          <w:t>每个代理</w:t>
        </w:r>
      </w:ins>
      <w:ins w:id="267" w:author="Charon" w:date="2024-01-25T19:56:53Z">
        <w:r>
          <w:rPr>
            <w:rFonts w:hint="eastAsia"/>
            <w:sz w:val="24"/>
            <w:szCs w:val="24"/>
            <w:lang w:val="en-US" w:eastAsia="zh-CN"/>
          </w:rPr>
          <w:t>通过</w:t>
        </w:r>
      </w:ins>
      <w:ins w:id="268" w:author="Charon" w:date="2024-01-25T19:57:03Z">
        <w:r>
          <w:rPr>
            <w:rFonts w:hint="eastAsia"/>
            <w:sz w:val="24"/>
            <w:szCs w:val="24"/>
            <w:lang w:val="en-US" w:eastAsia="zh-CN"/>
          </w:rPr>
          <w:t>对</w:t>
        </w:r>
      </w:ins>
      <w:del w:id="269" w:author="Charon" w:date="2024-01-25T19:56:52Z">
        <w:r>
          <w:rPr>
            <w:rFonts w:hint="default"/>
            <w:sz w:val="24"/>
            <w:szCs w:val="24"/>
            <w:lang w:val="en-US" w:eastAsia="zh-CN"/>
          </w:rPr>
          <w:delText>语言模型就会对</w:delText>
        </w:r>
      </w:del>
      <w:r>
        <w:rPr>
          <w:rFonts w:hint="default"/>
          <w:sz w:val="24"/>
          <w:szCs w:val="24"/>
          <w:lang w:val="en-US" w:eastAsia="zh-CN"/>
        </w:rPr>
        <w:t>其他模型的答案进行批判和借鉴，</w:t>
      </w:r>
      <w:ins w:id="270" w:author="Charon" w:date="2024-01-25T19:57:10Z">
        <w:r>
          <w:rPr>
            <w:rFonts w:hint="eastAsia"/>
            <w:sz w:val="24"/>
            <w:szCs w:val="24"/>
            <w:lang w:val="en-US" w:eastAsia="zh-CN"/>
          </w:rPr>
          <w:t>不断</w:t>
        </w:r>
      </w:ins>
      <w:del w:id="271" w:author="Charon" w:date="2024-01-25T19:57:00Z">
        <w:r>
          <w:rPr>
            <w:rFonts w:hint="default"/>
            <w:sz w:val="24"/>
            <w:szCs w:val="24"/>
            <w:lang w:val="en-US" w:eastAsia="zh-CN"/>
          </w:rPr>
          <w:delText>以此</w:delText>
        </w:r>
      </w:del>
      <w:r>
        <w:rPr>
          <w:rFonts w:hint="default"/>
          <w:sz w:val="24"/>
          <w:szCs w:val="24"/>
          <w:lang w:val="en-US" w:eastAsia="zh-CN"/>
        </w:rPr>
        <w:t>完善自己答案。</w:t>
      </w:r>
      <w:r>
        <w:rPr>
          <w:rFonts w:hint="eastAsia"/>
          <w:sz w:val="24"/>
          <w:szCs w:val="24"/>
          <w:lang w:val="en-US" w:eastAsia="zh-CN"/>
        </w:rPr>
        <w:t>图1为三轮两个代理辩论的示例</w:t>
      </w:r>
      <w:ins w:id="272" w:author="Charon" w:date="2024-01-25T20:09:06Z">
        <w:r>
          <w:rPr>
            <w:rFonts w:hint="eastAsia"/>
            <w:sz w:val="24"/>
            <w:szCs w:val="24"/>
            <w:lang w:val="en-US" w:eastAsia="zh-CN"/>
          </w:rPr>
          <w:t>，</w:t>
        </w:r>
      </w:ins>
      <w:ins w:id="273" w:author="Charon" w:date="2024-01-25T20:09:08Z">
        <w:r>
          <w:rPr>
            <w:rFonts w:hint="eastAsia"/>
            <w:sz w:val="24"/>
            <w:szCs w:val="24"/>
            <w:lang w:val="en-US" w:eastAsia="zh-CN"/>
          </w:rPr>
          <w:t>图</w:t>
        </w:r>
      </w:ins>
      <w:ins w:id="274" w:author="Charon" w:date="2024-01-25T20:09:09Z">
        <w:r>
          <w:rPr>
            <w:rFonts w:hint="eastAsia"/>
            <w:sz w:val="24"/>
            <w:szCs w:val="24"/>
            <w:lang w:val="en-US" w:eastAsia="zh-CN"/>
          </w:rPr>
          <w:t>2</w:t>
        </w:r>
      </w:ins>
      <w:ins w:id="275" w:author="Charon" w:date="2024-01-25T20:09:10Z">
        <w:r>
          <w:rPr>
            <w:rFonts w:hint="eastAsia"/>
            <w:sz w:val="24"/>
            <w:szCs w:val="24"/>
            <w:lang w:val="en-US" w:eastAsia="zh-CN"/>
          </w:rPr>
          <w:t>为</w:t>
        </w:r>
      </w:ins>
      <w:ins w:id="276" w:author="Charon" w:date="2024-01-25T20:09:14Z">
        <w:r>
          <w:rPr>
            <w:rFonts w:hint="eastAsia"/>
            <w:sz w:val="24"/>
            <w:szCs w:val="24"/>
            <w:lang w:val="en-US" w:eastAsia="zh-CN"/>
          </w:rPr>
          <w:t>不同</w:t>
        </w:r>
      </w:ins>
      <w:ins w:id="277" w:author="Charon" w:date="2024-01-25T20:09:15Z">
        <w:r>
          <w:rPr>
            <w:rFonts w:hint="eastAsia"/>
            <w:sz w:val="24"/>
            <w:szCs w:val="24"/>
            <w:lang w:val="en-US" w:eastAsia="zh-CN"/>
          </w:rPr>
          <w:t>长度</w:t>
        </w:r>
      </w:ins>
      <w:ins w:id="278" w:author="Charon" w:date="2024-01-25T20:09:16Z">
        <w:r>
          <w:rPr>
            <w:rFonts w:hint="eastAsia"/>
            <w:sz w:val="24"/>
            <w:szCs w:val="24"/>
            <w:lang w:val="en-US" w:eastAsia="zh-CN"/>
          </w:rPr>
          <w:t>的</w:t>
        </w:r>
      </w:ins>
      <w:ins w:id="279" w:author="Charon" w:date="2024-01-25T20:09:24Z">
        <w:r>
          <w:rPr>
            <w:rFonts w:hint="eastAsia"/>
            <w:sz w:val="24"/>
            <w:szCs w:val="24"/>
            <w:lang w:val="en-US" w:eastAsia="zh-CN"/>
          </w:rPr>
          <w:t>辩论</w:t>
        </w:r>
      </w:ins>
      <w:ins w:id="280" w:author="Charon" w:date="2024-01-25T20:09:28Z">
        <w:r>
          <w:rPr>
            <w:rFonts w:hint="eastAsia"/>
            <w:sz w:val="24"/>
            <w:szCs w:val="24"/>
            <w:lang w:val="en-US" w:eastAsia="zh-CN"/>
          </w:rPr>
          <w:t>prompt</w:t>
        </w:r>
      </w:ins>
      <w:r>
        <w:rPr>
          <w:rFonts w:hint="eastAsia"/>
          <w:sz w:val="24"/>
          <w:szCs w:val="24"/>
          <w:lang w:val="en-US" w:eastAsia="zh-CN"/>
        </w:rPr>
        <w:t>。</w:t>
      </w:r>
    </w:p>
    <w:p>
      <w:pPr>
        <w:spacing w:line="360" w:lineRule="auto"/>
        <w:jc w:val="center"/>
      </w:pPr>
      <w:r>
        <w:drawing>
          <wp:inline distT="0" distB="0" distL="114300" distR="114300">
            <wp:extent cx="4251960" cy="4592320"/>
            <wp:effectExtent l="0" t="0" r="15240" b="177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rcRect b="3499"/>
                    <a:stretch>
                      <a:fillRect/>
                    </a:stretch>
                  </pic:blipFill>
                  <pic:spPr>
                    <a:xfrm>
                      <a:off x="0" y="0"/>
                      <a:ext cx="4251960" cy="4592320"/>
                    </a:xfrm>
                    <a:prstGeom prst="rect">
                      <a:avLst/>
                    </a:prstGeom>
                    <a:noFill/>
                    <a:ln>
                      <a:noFill/>
                    </a:ln>
                  </pic:spPr>
                </pic:pic>
              </a:graphicData>
            </a:graphic>
          </wp:inline>
        </w:drawing>
      </w:r>
    </w:p>
    <w:p>
      <w:pPr>
        <w:spacing w:line="360" w:lineRule="auto"/>
        <w:jc w:val="center"/>
        <w:rPr>
          <w:rFonts w:hint="eastAsia" w:ascii="楷体" w:hAnsi="楷体" w:eastAsia="楷体" w:cs="楷体"/>
          <w:lang w:val="en-US" w:eastAsia="zh-CN"/>
        </w:rPr>
      </w:pPr>
      <w:r>
        <w:rPr>
          <w:rFonts w:hint="eastAsia" w:ascii="楷体" w:hAnsi="楷体" w:eastAsia="楷体" w:cs="楷体"/>
          <w:lang w:val="en-US" w:eastAsia="zh-CN"/>
        </w:rPr>
        <w:t>图1.辩论过程示例。</w:t>
      </w:r>
    </w:p>
    <w:p>
      <w:pPr>
        <w:spacing w:line="360" w:lineRule="auto"/>
        <w:ind w:firstLine="0" w:firstLineChars="0"/>
        <w:jc w:val="center"/>
      </w:pPr>
      <w:r>
        <w:drawing>
          <wp:inline distT="0" distB="0" distL="114300" distR="114300">
            <wp:extent cx="4714875" cy="772795"/>
            <wp:effectExtent l="0" t="0" r="952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rcRect b="28346"/>
                    <a:stretch>
                      <a:fillRect/>
                    </a:stretch>
                  </pic:blipFill>
                  <pic:spPr>
                    <a:xfrm>
                      <a:off x="0" y="0"/>
                      <a:ext cx="4714875" cy="772795"/>
                    </a:xfrm>
                    <a:prstGeom prst="rect">
                      <a:avLst/>
                    </a:prstGeom>
                    <a:noFill/>
                    <a:ln>
                      <a:noFill/>
                    </a:ln>
                  </pic:spPr>
                </pic:pic>
              </a:graphicData>
            </a:graphic>
          </wp:inline>
        </w:drawing>
      </w:r>
    </w:p>
    <w:p>
      <w:pPr>
        <w:spacing w:line="360" w:lineRule="auto"/>
        <w:ind w:firstLine="0" w:firstLineChars="0"/>
        <w:jc w:val="center"/>
        <w:rPr>
          <w:rFonts w:hint="eastAsia" w:ascii="楷体" w:hAnsi="楷体" w:eastAsia="楷体" w:cs="楷体"/>
          <w:lang w:val="en-US" w:eastAsia="zh-CN"/>
        </w:rPr>
      </w:pPr>
      <w:r>
        <w:rPr>
          <w:rFonts w:hint="eastAsia" w:ascii="楷体" w:hAnsi="楷体" w:eastAsia="楷体" w:cs="楷体"/>
          <w:lang w:val="en-US" w:eastAsia="zh-CN"/>
        </w:rPr>
        <w:t>图2.引导不同长短形式辩论的</w:t>
      </w:r>
      <w:r>
        <w:rPr>
          <w:rFonts w:hint="default" w:ascii="Times New Roman" w:hAnsi="Times New Roman" w:eastAsia="楷体" w:cs="Times New Roman"/>
          <w:lang w:val="en-US" w:eastAsia="zh-CN"/>
        </w:rPr>
        <w:t>prompt</w:t>
      </w:r>
      <w:r>
        <w:rPr>
          <w:rFonts w:hint="eastAsia" w:ascii="楷体" w:hAnsi="楷体" w:eastAsia="楷体" w:cs="楷体"/>
          <w:lang w:val="en-US" w:eastAsia="zh-CN"/>
        </w:rPr>
        <w:t>。</w:t>
      </w:r>
    </w:p>
    <w:p>
      <w:pPr>
        <w:numPr>
          <w:ilvl w:val="1"/>
          <w:numId w:val="2"/>
        </w:numPr>
        <w:spacing w:line="360" w:lineRule="auto"/>
        <w:ind w:left="0" w:leftChars="0" w:firstLine="0" w:firstLineChars="0"/>
        <w:rPr>
          <w:rFonts w:hint="default"/>
          <w:b/>
          <w:bCs/>
          <w:sz w:val="24"/>
          <w:szCs w:val="24"/>
          <w:lang w:val="en-US" w:eastAsia="zh-CN"/>
        </w:rPr>
      </w:pPr>
      <w:r>
        <w:rPr>
          <w:rFonts w:hint="default"/>
          <w:b/>
          <w:bCs/>
          <w:sz w:val="24"/>
          <w:szCs w:val="24"/>
          <w:lang w:val="en-US" w:eastAsia="zh-CN"/>
        </w:rPr>
        <w:t>辩论中的共识</w:t>
      </w:r>
    </w:p>
    <w:p>
      <w:pPr>
        <w:spacing w:line="360" w:lineRule="auto"/>
        <w:ind w:firstLine="420" w:firstLineChars="0"/>
        <w:rPr>
          <w:rFonts w:hint="default"/>
          <w:sz w:val="24"/>
          <w:szCs w:val="24"/>
          <w:lang w:val="en-US" w:eastAsia="zh-CN"/>
        </w:rPr>
      </w:pPr>
      <w:r>
        <w:rPr>
          <w:rFonts w:hint="eastAsia"/>
          <w:sz w:val="24"/>
          <w:szCs w:val="24"/>
          <w:lang w:val="en-US" w:eastAsia="zh-CN"/>
        </w:rPr>
        <w:t>通常，所有的代理</w:t>
      </w:r>
      <w:r>
        <w:rPr>
          <w:rFonts w:hint="default"/>
          <w:sz w:val="24"/>
          <w:szCs w:val="24"/>
          <w:lang w:val="en-US" w:eastAsia="zh-CN"/>
        </w:rPr>
        <w:t>经过多轮辩论后能够收敛到同一个答案。作者发现可以通过</w:t>
      </w:r>
      <w:del w:id="281" w:author="Charon" w:date="2024-01-25T21:05:49Z">
        <w:r>
          <w:rPr>
            <w:rFonts w:hint="default"/>
            <w:sz w:val="24"/>
            <w:szCs w:val="24"/>
            <w:lang w:val="en-US" w:eastAsia="zh-CN"/>
          </w:rPr>
          <w:delText>改变</w:delText>
        </w:r>
      </w:del>
      <w:r>
        <w:rPr>
          <w:rFonts w:hint="default"/>
          <w:sz w:val="24"/>
          <w:szCs w:val="24"/>
          <w:lang w:val="en-US" w:eastAsia="zh-CN"/>
        </w:rPr>
        <w:t>不同的</w:t>
      </w:r>
      <w:ins w:id="282" w:author="Charon" w:date="2024-01-25T21:05:54Z">
        <w:r>
          <w:rPr>
            <w:rFonts w:hint="eastAsia"/>
            <w:sz w:val="24"/>
            <w:szCs w:val="24"/>
            <w:lang w:val="en-US" w:eastAsia="zh-CN"/>
          </w:rPr>
          <w:t>prompt</w:t>
        </w:r>
      </w:ins>
      <w:del w:id="283" w:author="Charon" w:date="2024-01-25T21:05:51Z">
        <w:r>
          <w:rPr>
            <w:rFonts w:hint="default"/>
            <w:sz w:val="24"/>
            <w:szCs w:val="24"/>
            <w:lang w:val="en-US" w:eastAsia="zh-CN"/>
          </w:rPr>
          <w:delText>提示词</w:delText>
        </w:r>
      </w:del>
      <w:r>
        <w:rPr>
          <w:rFonts w:hint="default"/>
          <w:sz w:val="24"/>
          <w:szCs w:val="24"/>
          <w:lang w:val="en-US" w:eastAsia="zh-CN"/>
        </w:rPr>
        <w:t>来</w:t>
      </w:r>
      <w:ins w:id="284" w:author="Charon" w:date="2024-01-25T21:06:12Z">
        <w:r>
          <w:rPr>
            <w:rFonts w:hint="eastAsia"/>
            <w:sz w:val="24"/>
            <w:szCs w:val="24"/>
            <w:lang w:val="en-US" w:eastAsia="zh-CN"/>
          </w:rPr>
          <w:t>调节</w:t>
        </w:r>
      </w:ins>
      <w:ins w:id="285" w:author="Charon" w:date="2024-01-25T21:06:24Z">
        <w:r>
          <w:rPr>
            <w:rFonts w:hint="eastAsia"/>
            <w:sz w:val="24"/>
            <w:szCs w:val="24"/>
            <w:lang w:val="en-US" w:eastAsia="zh-CN"/>
          </w:rPr>
          <w:t>每个</w:t>
        </w:r>
      </w:ins>
      <w:ins w:id="286" w:author="Charon" w:date="2024-01-25T21:06:25Z">
        <w:r>
          <w:rPr>
            <w:rFonts w:hint="eastAsia"/>
            <w:sz w:val="24"/>
            <w:szCs w:val="24"/>
            <w:lang w:val="en-US" w:eastAsia="zh-CN"/>
          </w:rPr>
          <w:t>代理</w:t>
        </w:r>
      </w:ins>
      <w:del w:id="287" w:author="Charon" w:date="2024-01-25T21:06:19Z">
        <w:r>
          <w:rPr>
            <w:rFonts w:hint="default"/>
            <w:sz w:val="24"/>
            <w:szCs w:val="24"/>
            <w:lang w:val="en-US" w:eastAsia="zh-CN"/>
          </w:rPr>
          <w:delText>改变语言模型</w:delText>
        </w:r>
      </w:del>
      <w:r>
        <w:rPr>
          <w:rFonts w:hint="default"/>
          <w:sz w:val="24"/>
          <w:szCs w:val="24"/>
          <w:lang w:val="en-US" w:eastAsia="zh-CN"/>
        </w:rPr>
        <w:t>在</w:t>
      </w:r>
      <w:ins w:id="288" w:author="Charon" w:date="2024-01-25T21:06:30Z">
        <w:r>
          <w:rPr>
            <w:rFonts w:hint="eastAsia"/>
            <w:sz w:val="24"/>
            <w:szCs w:val="24"/>
            <w:lang w:val="en-US" w:eastAsia="zh-CN"/>
          </w:rPr>
          <w:t>得到</w:t>
        </w:r>
      </w:ins>
      <w:r>
        <w:rPr>
          <w:rFonts w:hint="default"/>
          <w:sz w:val="24"/>
          <w:szCs w:val="24"/>
          <w:lang w:val="en-US" w:eastAsia="zh-CN"/>
        </w:rPr>
        <w:t>其他</w:t>
      </w:r>
      <w:ins w:id="289" w:author="Charon" w:date="2024-01-25T21:06:36Z">
        <w:r>
          <w:rPr>
            <w:rFonts w:hint="eastAsia"/>
            <w:sz w:val="24"/>
            <w:szCs w:val="24"/>
            <w:lang w:val="en-US" w:eastAsia="zh-CN"/>
          </w:rPr>
          <w:t>代理的</w:t>
        </w:r>
      </w:ins>
      <w:ins w:id="290" w:author="Charon" w:date="2024-01-25T21:06:41Z">
        <w:r>
          <w:rPr>
            <w:rFonts w:hint="eastAsia"/>
            <w:sz w:val="24"/>
            <w:szCs w:val="24"/>
            <w:lang w:val="en-US" w:eastAsia="zh-CN"/>
          </w:rPr>
          <w:t>回复后</w:t>
        </w:r>
      </w:ins>
      <w:del w:id="291" w:author="Charon" w:date="2024-01-25T21:06:35Z">
        <w:r>
          <w:rPr>
            <w:rFonts w:hint="default"/>
            <w:sz w:val="24"/>
            <w:szCs w:val="24"/>
            <w:lang w:val="en-US" w:eastAsia="zh-CN"/>
          </w:rPr>
          <w:delText>模</w:delText>
        </w:r>
      </w:del>
      <w:del w:id="292" w:author="Charon" w:date="2024-01-25T21:06:33Z">
        <w:r>
          <w:rPr>
            <w:rFonts w:hint="default"/>
            <w:sz w:val="24"/>
            <w:szCs w:val="24"/>
            <w:lang w:val="en-US" w:eastAsia="zh-CN"/>
          </w:rPr>
          <w:delText>型的答案</w:delText>
        </w:r>
      </w:del>
      <w:del w:id="293" w:author="Charon" w:date="2024-01-25T21:06:42Z">
        <w:r>
          <w:rPr>
            <w:rFonts w:hint="default"/>
            <w:sz w:val="24"/>
            <w:szCs w:val="24"/>
            <w:lang w:val="en-US" w:eastAsia="zh-CN"/>
          </w:rPr>
          <w:delText>下</w:delText>
        </w:r>
      </w:del>
      <w:r>
        <w:rPr>
          <w:rFonts w:hint="default"/>
          <w:sz w:val="24"/>
          <w:szCs w:val="24"/>
          <w:lang w:val="en-US" w:eastAsia="zh-CN"/>
        </w:rPr>
        <w:t>对自身原先输出结果的信任程度，来控制辩论的时间。</w:t>
      </w:r>
      <w:del w:id="294" w:author="Charon" w:date="2024-01-25T21:12:55Z">
        <w:r>
          <w:rPr>
            <w:rFonts w:hint="default"/>
            <w:sz w:val="24"/>
            <w:szCs w:val="24"/>
            <w:lang w:val="en-US" w:eastAsia="zh-CN"/>
          </w:rPr>
          <w:delText>如果模型对自己原先输出结果更加相信，辩论的持续时间就会变长。</w:delText>
        </w:r>
      </w:del>
    </w:p>
    <w:p>
      <w:pPr>
        <w:spacing w:line="360" w:lineRule="auto"/>
        <w:ind w:firstLine="0" w:firstLineChars="0"/>
        <w:rPr>
          <w:rFonts w:hint="default"/>
          <w:sz w:val="24"/>
          <w:szCs w:val="24"/>
          <w:lang w:val="en-US" w:eastAsia="zh-CN"/>
        </w:rPr>
      </w:pPr>
    </w:p>
    <w:p>
      <w:pPr>
        <w:numPr>
          <w:ilvl w:val="0"/>
          <w:numId w:val="2"/>
        </w:numPr>
        <w:spacing w:line="360" w:lineRule="auto"/>
        <w:ind w:firstLine="0" w:firstLineChars="0"/>
        <w:rPr>
          <w:ins w:id="295" w:author="Charon" w:date="2024-01-25T22:10:40Z"/>
          <w:rFonts w:hint="default"/>
          <w:b/>
          <w:bCs/>
          <w:sz w:val="24"/>
          <w:szCs w:val="24"/>
          <w:lang w:val="en-US" w:eastAsia="zh-CN"/>
        </w:rPr>
      </w:pPr>
      <w:r>
        <w:rPr>
          <w:rFonts w:hint="eastAsia"/>
          <w:b/>
          <w:bCs/>
          <w:sz w:val="24"/>
          <w:szCs w:val="24"/>
          <w:lang w:val="en-US" w:eastAsia="zh-CN"/>
        </w:rPr>
        <w:t>实验</w:t>
      </w:r>
    </w:p>
    <w:p>
      <w:pPr>
        <w:numPr>
          <w:ilvl w:val="-1"/>
          <w:numId w:val="0"/>
        </w:numPr>
        <w:spacing w:line="360" w:lineRule="auto"/>
        <w:ind w:firstLine="420" w:firstLineChars="0"/>
        <w:rPr>
          <w:rFonts w:hint="default"/>
          <w:b/>
          <w:bCs/>
          <w:sz w:val="24"/>
          <w:szCs w:val="24"/>
          <w:lang w:val="en-US" w:eastAsia="zh-CN"/>
        </w:rPr>
        <w:pPrChange w:id="296" w:author="Charon" w:date="2024-01-25T22:10:43Z">
          <w:pPr>
            <w:numPr>
              <w:ilvl w:val="0"/>
              <w:numId w:val="2"/>
            </w:numPr>
            <w:spacing w:line="360" w:lineRule="auto"/>
            <w:ind w:firstLine="0" w:firstLineChars="0"/>
          </w:pPr>
        </w:pPrChange>
      </w:pPr>
      <w:ins w:id="297" w:author="Charon" w:date="2024-01-25T22:10:41Z">
        <w:commentRangeStart w:id="1"/>
        <w:r>
          <w:rPr>
            <w:rFonts w:hint="eastAsia"/>
            <w:b w:val="0"/>
            <w:bCs w:val="0"/>
            <w:sz w:val="24"/>
            <w:szCs w:val="24"/>
            <w:lang w:val="en-US" w:eastAsia="zh-CN"/>
          </w:rPr>
          <w:t>作者通过实验评估了多代理辩论过程，并回答了以下几个问题 (1). 多代理辩论在多大程度上提高了推理能力？(2). 多代理辩论多大程度上提高了事实准确度？ (3). 什么样的多代理辩论设计可以提高语言生成性能？</w:t>
        </w:r>
        <w:commentRangeEnd w:id="1"/>
      </w:ins>
      <w:ins w:id="298" w:author="Charon" w:date="2024-01-25T22:10:41Z">
        <w:r>
          <w:rPr/>
          <w:commentReference w:id="1"/>
        </w:r>
      </w:ins>
    </w:p>
    <w:p>
      <w:pPr>
        <w:numPr>
          <w:ilvl w:val="1"/>
          <w:numId w:val="2"/>
        </w:numPr>
        <w:spacing w:line="360" w:lineRule="auto"/>
        <w:ind w:firstLine="0" w:firstLineChars="0"/>
        <w:rPr>
          <w:ins w:id="299" w:author="Charon" w:date="2024-01-25T22:10:10Z"/>
          <w:rFonts w:hint="default"/>
          <w:b/>
          <w:bCs/>
          <w:sz w:val="24"/>
          <w:szCs w:val="24"/>
          <w:lang w:val="en-US" w:eastAsia="zh-CN"/>
        </w:rPr>
      </w:pPr>
      <w:ins w:id="300" w:author="Charon" w:date="2024-01-25T22:10:10Z">
        <w:r>
          <w:rPr>
            <w:rFonts w:hint="default"/>
            <w:b/>
            <w:bCs/>
            <w:sz w:val="24"/>
            <w:szCs w:val="24"/>
            <w:lang w:val="en-US" w:eastAsia="zh-CN"/>
          </w:rPr>
          <w:t>利用多</w:t>
        </w:r>
      </w:ins>
      <w:ins w:id="301" w:author="Charon" w:date="2024-01-25T22:10:10Z">
        <w:r>
          <w:rPr>
            <w:rFonts w:hint="eastAsia"/>
            <w:b/>
            <w:bCs/>
            <w:sz w:val="24"/>
            <w:szCs w:val="24"/>
            <w:lang w:val="en-US" w:eastAsia="zh-CN"/>
          </w:rPr>
          <w:t>代理</w:t>
        </w:r>
      </w:ins>
      <w:ins w:id="302" w:author="Charon" w:date="2024-01-25T22:10:10Z">
        <w:r>
          <w:rPr>
            <w:rFonts w:hint="default"/>
            <w:b/>
            <w:bCs/>
            <w:sz w:val="24"/>
            <w:szCs w:val="24"/>
            <w:lang w:val="en-US" w:eastAsia="zh-CN"/>
          </w:rPr>
          <w:t>辩论提高推理能力</w:t>
        </w:r>
      </w:ins>
    </w:p>
    <w:p>
      <w:pPr>
        <w:numPr>
          <w:ilvl w:val="0"/>
          <w:numId w:val="0"/>
        </w:numPr>
        <w:spacing w:line="360" w:lineRule="auto"/>
        <w:ind w:leftChars="0" w:firstLine="420" w:firstLineChars="0"/>
        <w:rPr>
          <w:ins w:id="303" w:author="Charon" w:date="2024-01-25T22:10:10Z"/>
          <w:rFonts w:hint="eastAsia"/>
          <w:b w:val="0"/>
          <w:bCs w:val="0"/>
          <w:sz w:val="24"/>
          <w:szCs w:val="24"/>
          <w:lang w:val="en-US" w:eastAsia="zh-CN"/>
        </w:rPr>
      </w:pPr>
      <w:ins w:id="304" w:author="Charon" w:date="2024-01-25T22:10:10Z">
        <w:commentRangeStart w:id="2"/>
        <w:r>
          <w:rPr>
            <w:rFonts w:hint="eastAsia"/>
            <w:b w:val="0"/>
            <w:bCs w:val="0"/>
            <w:sz w:val="24"/>
            <w:szCs w:val="24"/>
            <w:lang w:val="en-US" w:eastAsia="zh-CN"/>
          </w:rPr>
          <w:t>本小节评价了多代理辩论方法在多大的程度上提高了推理的能力。作者将多代理辩论方法与单代理方法、单代理反思方法、多代理投票方法对比，分别在arithmetic和GSM8K数据集上评价。实验过程中，采用三个代理两轮辩论的设计选择，对比结果如表1所示。</w:t>
        </w:r>
        <w:commentRangeEnd w:id="2"/>
      </w:ins>
      <w:r>
        <w:commentReference w:id="2"/>
      </w:r>
    </w:p>
    <w:p>
      <w:pPr>
        <w:numPr>
          <w:ilvl w:val="0"/>
          <w:numId w:val="0"/>
        </w:numPr>
        <w:spacing w:line="360" w:lineRule="auto"/>
        <w:jc w:val="center"/>
        <w:rPr>
          <w:ins w:id="305" w:author="Charon" w:date="2024-01-25T22:10:10Z"/>
        </w:rPr>
      </w:pPr>
      <w:ins w:id="306" w:author="Charon" w:date="2024-01-25T22:10:10Z">
        <w:r>
          <w:rPr/>
          <w:drawing>
            <wp:inline distT="0" distB="0" distL="114300" distR="114300">
              <wp:extent cx="3803650" cy="692150"/>
              <wp:effectExtent l="0" t="0" r="6350" b="1270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3803650" cy="692150"/>
                      </a:xfrm>
                      <a:prstGeom prst="rect">
                        <a:avLst/>
                      </a:prstGeom>
                      <a:noFill/>
                      <a:ln>
                        <a:noFill/>
                      </a:ln>
                    </pic:spPr>
                  </pic:pic>
                </a:graphicData>
              </a:graphic>
            </wp:inline>
          </w:drawing>
        </w:r>
      </w:ins>
    </w:p>
    <w:p>
      <w:pPr>
        <w:numPr>
          <w:ilvl w:val="0"/>
          <w:numId w:val="0"/>
        </w:numPr>
        <w:spacing w:line="360" w:lineRule="auto"/>
        <w:jc w:val="center"/>
        <w:rPr>
          <w:ins w:id="308" w:author="Charon" w:date="2024-01-25T22:10:10Z"/>
          <w:rFonts w:hint="eastAsia" w:ascii="楷体" w:hAnsi="楷体" w:eastAsia="楷体" w:cs="楷体"/>
          <w:lang w:val="en-US" w:eastAsia="zh-CN"/>
        </w:rPr>
      </w:pPr>
      <w:ins w:id="309" w:author="Charon" w:date="2024-01-25T22:10:10Z">
        <w:r>
          <w:rPr>
            <w:rFonts w:hint="eastAsia" w:ascii="楷体" w:hAnsi="楷体" w:eastAsia="楷体" w:cs="楷体"/>
            <w:lang w:val="en-US" w:eastAsia="zh-CN"/>
          </w:rPr>
          <w:t>表1. 多代理辩论在推理任务上的性能提升。</w:t>
        </w:r>
      </w:ins>
    </w:p>
    <w:p>
      <w:pPr>
        <w:numPr>
          <w:ilvl w:val="0"/>
          <w:numId w:val="0"/>
        </w:numPr>
        <w:spacing w:line="360" w:lineRule="auto"/>
        <w:ind w:firstLine="420" w:firstLineChars="0"/>
        <w:jc w:val="both"/>
        <w:rPr>
          <w:ins w:id="310" w:author="Charon" w:date="2024-01-25T22:10:10Z"/>
          <w:rFonts w:hint="eastAsia" w:ascii="宋体" w:hAnsi="宋体" w:cs="宋体"/>
          <w:sz w:val="24"/>
          <w:szCs w:val="24"/>
          <w:lang w:val="en-US" w:eastAsia="zh-CN"/>
        </w:rPr>
      </w:pPr>
      <w:ins w:id="311" w:author="Charon" w:date="2024-01-25T22:10:10Z">
        <w:r>
          <w:rPr>
            <w:rFonts w:hint="eastAsia" w:ascii="宋体" w:hAnsi="宋体" w:cs="宋体"/>
            <w:sz w:val="24"/>
            <w:szCs w:val="24"/>
            <w:lang w:val="en-US" w:eastAsia="zh-CN"/>
          </w:rPr>
          <w:t>作者分析了实验过程中的代理间辩论的过程，发现代理最初都给出了错误的回答，通过代理批评彼此的推理最终得到了正确的答案。这可以说明，辩论的目的不仅仅是放大某一个正确的答案，而是通过辩论得出正确的答案。辩论过程如图3所示。</w:t>
        </w:r>
      </w:ins>
    </w:p>
    <w:p>
      <w:pPr>
        <w:numPr>
          <w:ilvl w:val="0"/>
          <w:numId w:val="0"/>
        </w:numPr>
        <w:spacing w:line="360" w:lineRule="auto"/>
        <w:ind w:firstLine="420" w:firstLineChars="0"/>
        <w:jc w:val="center"/>
        <w:rPr>
          <w:ins w:id="312" w:author="Charon" w:date="2024-01-25T22:10:10Z"/>
        </w:rPr>
      </w:pPr>
      <w:ins w:id="313" w:author="Charon" w:date="2024-01-25T22:10:10Z">
        <w:r>
          <w:rPr/>
          <w:drawing>
            <wp:inline distT="0" distB="0" distL="114300" distR="114300">
              <wp:extent cx="4210050" cy="2203450"/>
              <wp:effectExtent l="0" t="0" r="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9"/>
                      <a:stretch>
                        <a:fillRect/>
                      </a:stretch>
                    </pic:blipFill>
                    <pic:spPr>
                      <a:xfrm>
                        <a:off x="0" y="0"/>
                        <a:ext cx="4210050" cy="2203450"/>
                      </a:xfrm>
                      <a:prstGeom prst="rect">
                        <a:avLst/>
                      </a:prstGeom>
                      <a:noFill/>
                      <a:ln>
                        <a:noFill/>
                      </a:ln>
                    </pic:spPr>
                  </pic:pic>
                </a:graphicData>
              </a:graphic>
            </wp:inline>
          </w:drawing>
        </w:r>
      </w:ins>
    </w:p>
    <w:p>
      <w:pPr>
        <w:numPr>
          <w:ilvl w:val="0"/>
          <w:numId w:val="0"/>
        </w:numPr>
        <w:spacing w:line="360" w:lineRule="auto"/>
        <w:ind w:firstLine="420" w:firstLineChars="0"/>
        <w:jc w:val="center"/>
        <w:rPr>
          <w:ins w:id="315" w:author="Charon" w:date="2024-01-25T22:10:10Z"/>
          <w:rFonts w:hint="eastAsia" w:ascii="楷体" w:hAnsi="楷体" w:eastAsia="楷体" w:cs="楷体"/>
          <w:lang w:val="en-US" w:eastAsia="zh-CN"/>
        </w:rPr>
      </w:pPr>
      <w:ins w:id="316" w:author="Charon" w:date="2024-01-25T22:10:10Z">
        <w:r>
          <w:rPr>
            <w:rFonts w:hint="eastAsia" w:ascii="楷体" w:hAnsi="楷体" w:eastAsia="楷体" w:cs="楷体"/>
            <w:lang w:val="en-US" w:eastAsia="zh-CN"/>
          </w:rPr>
          <w:t>图3. 辩论过程的定性分析。</w:t>
        </w:r>
      </w:ins>
    </w:p>
    <w:p>
      <w:pPr>
        <w:numPr>
          <w:ilvl w:val="0"/>
          <w:numId w:val="0"/>
        </w:numPr>
        <w:spacing w:line="360" w:lineRule="auto"/>
        <w:ind w:firstLine="420" w:firstLineChars="0"/>
        <w:jc w:val="both"/>
        <w:rPr>
          <w:ins w:id="317" w:author="Charon" w:date="2024-01-25T22:10:10Z"/>
          <w:rFonts w:hint="eastAsia" w:ascii="宋体" w:hAnsi="宋体" w:cs="宋体"/>
          <w:sz w:val="24"/>
          <w:szCs w:val="24"/>
          <w:lang w:val="en-US" w:eastAsia="zh-CN"/>
        </w:rPr>
      </w:pPr>
      <w:ins w:id="318" w:author="Charon" w:date="2024-01-25T22:10:10Z">
        <w:r>
          <w:rPr>
            <w:rFonts w:hint="eastAsia" w:ascii="宋体" w:hAnsi="宋体" w:eastAsia="宋体" w:cs="宋体"/>
            <w:sz w:val="24"/>
            <w:szCs w:val="24"/>
            <w:lang w:val="en-US" w:eastAsia="zh-CN"/>
          </w:rPr>
          <w:t>作者</w:t>
        </w:r>
      </w:ins>
      <w:ins w:id="319" w:author="Charon" w:date="2024-01-25T22:10:10Z">
        <w:r>
          <w:rPr>
            <w:rFonts w:hint="eastAsia" w:ascii="宋体" w:hAnsi="宋体" w:cs="宋体"/>
            <w:sz w:val="24"/>
            <w:szCs w:val="24"/>
            <w:lang w:val="en-US" w:eastAsia="zh-CN"/>
          </w:rPr>
          <w:t>同时</w:t>
        </w:r>
      </w:ins>
      <w:ins w:id="320" w:author="Charon" w:date="2024-01-25T22:10:10Z">
        <w:r>
          <w:rPr>
            <w:rFonts w:hint="eastAsia" w:ascii="宋体" w:hAnsi="宋体" w:eastAsia="宋体" w:cs="宋体"/>
            <w:sz w:val="24"/>
            <w:szCs w:val="24"/>
            <w:lang w:val="en-US" w:eastAsia="zh-CN"/>
          </w:rPr>
          <w:t>也对比了</w:t>
        </w:r>
      </w:ins>
      <w:ins w:id="321" w:author="Charon" w:date="2024-01-25T22:10:10Z">
        <w:r>
          <w:rPr>
            <w:rFonts w:hint="eastAsia" w:ascii="宋体" w:hAnsi="宋体" w:cs="宋体"/>
            <w:sz w:val="24"/>
            <w:szCs w:val="24"/>
            <w:lang w:val="en-US" w:eastAsia="zh-CN"/>
          </w:rPr>
          <w:t>是否含有零样本思维链提示的单代理和多代理辩论的推理性能。性能对比如图4所示。</w:t>
        </w:r>
      </w:ins>
    </w:p>
    <w:p>
      <w:pPr>
        <w:numPr>
          <w:ilvl w:val="0"/>
          <w:numId w:val="0"/>
        </w:numPr>
        <w:spacing w:line="360" w:lineRule="auto"/>
        <w:ind w:firstLine="420" w:firstLineChars="0"/>
        <w:jc w:val="center"/>
        <w:rPr>
          <w:ins w:id="322" w:author="Charon" w:date="2024-01-25T22:10:10Z"/>
        </w:rPr>
      </w:pPr>
      <w:ins w:id="323" w:author="Charon" w:date="2024-01-25T22:10:10Z">
        <w:r>
          <w:rPr/>
          <w:drawing>
            <wp:inline distT="0" distB="0" distL="114300" distR="114300">
              <wp:extent cx="1657350" cy="1143000"/>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0"/>
                      <a:stretch>
                        <a:fillRect/>
                      </a:stretch>
                    </pic:blipFill>
                    <pic:spPr>
                      <a:xfrm>
                        <a:off x="0" y="0"/>
                        <a:ext cx="1657350" cy="1143000"/>
                      </a:xfrm>
                      <a:prstGeom prst="rect">
                        <a:avLst/>
                      </a:prstGeom>
                      <a:noFill/>
                      <a:ln>
                        <a:noFill/>
                      </a:ln>
                    </pic:spPr>
                  </pic:pic>
                </a:graphicData>
              </a:graphic>
            </wp:inline>
          </w:drawing>
        </w:r>
      </w:ins>
    </w:p>
    <w:p>
      <w:pPr>
        <w:numPr>
          <w:ilvl w:val="0"/>
          <w:numId w:val="0"/>
        </w:numPr>
        <w:spacing w:line="360" w:lineRule="auto"/>
        <w:ind w:firstLine="420" w:firstLineChars="0"/>
        <w:jc w:val="center"/>
        <w:rPr>
          <w:ins w:id="325" w:author="Charon" w:date="2024-01-25T22:10:10Z"/>
          <w:rFonts w:hint="eastAsia" w:ascii="楷体" w:hAnsi="楷体" w:eastAsia="楷体" w:cs="楷体"/>
          <w:lang w:val="en-US" w:eastAsia="zh-CN"/>
        </w:rPr>
      </w:pPr>
      <w:ins w:id="326" w:author="Charon" w:date="2024-01-25T22:10:10Z">
        <w:r>
          <w:rPr>
            <w:rFonts w:hint="eastAsia" w:ascii="楷体" w:hAnsi="楷体" w:eastAsia="楷体" w:cs="楷体"/>
            <w:lang w:val="en-US" w:eastAsia="zh-CN"/>
          </w:rPr>
          <w:t>图4. 是否含有零样本思维链提示的单代理和多代理辩论的推理性能对比。</w:t>
        </w:r>
      </w:ins>
    </w:p>
    <w:p>
      <w:pPr>
        <w:numPr>
          <w:ilvl w:val="1"/>
          <w:numId w:val="2"/>
        </w:numPr>
        <w:spacing w:line="360" w:lineRule="auto"/>
        <w:ind w:firstLine="0" w:firstLineChars="0"/>
        <w:rPr>
          <w:ins w:id="327" w:author="Charon" w:date="2024-01-25T22:10:10Z"/>
          <w:rFonts w:hint="default"/>
          <w:b/>
          <w:bCs/>
          <w:sz w:val="24"/>
          <w:szCs w:val="24"/>
          <w:lang w:val="en-US" w:eastAsia="zh-CN"/>
        </w:rPr>
      </w:pPr>
      <w:ins w:id="328" w:author="Charon" w:date="2024-01-25T22:10:10Z">
        <w:r>
          <w:rPr>
            <w:rFonts w:hint="eastAsia"/>
            <w:b/>
            <w:bCs/>
            <w:sz w:val="24"/>
            <w:szCs w:val="24"/>
            <w:lang w:val="en-US" w:eastAsia="zh-CN"/>
          </w:rPr>
          <w:t>从多代理辩论中提取事实信息</w:t>
        </w:r>
      </w:ins>
    </w:p>
    <w:p>
      <w:pPr>
        <w:numPr>
          <w:ilvl w:val="0"/>
          <w:numId w:val="0"/>
        </w:numPr>
        <w:spacing w:line="360" w:lineRule="auto"/>
        <w:ind w:leftChars="0" w:firstLine="420" w:firstLineChars="0"/>
        <w:jc w:val="left"/>
        <w:rPr>
          <w:ins w:id="329" w:author="Charon" w:date="2024-01-25T22:09:54Z"/>
        </w:rPr>
      </w:pPr>
      <w:ins w:id="330" w:author="Charon" w:date="2024-01-25T22:09:57Z">
        <w:r>
          <w:rPr>
            <w:rFonts w:hint="eastAsia"/>
            <w:b w:val="0"/>
            <w:bCs w:val="0"/>
            <w:sz w:val="24"/>
            <w:szCs w:val="24"/>
            <w:lang w:val="en-US" w:eastAsia="zh-CN"/>
          </w:rPr>
          <w:t>本小节作者评价了多代理辩论在多大程度上提高了事实准确度。作者将多代理辩论方法与单代理方法、单代理反思方法比较。引入了新的准确生成人物历史传记的任务（构建了524位著名计算机科学家的真实要点传记。然后，我们要求代理为每个人生成要点传记，并评估每个真实要点与生成要点的一致准确性。）比较结果如表2所示。</w:t>
        </w:r>
      </w:ins>
    </w:p>
    <w:p>
      <w:pPr>
        <w:numPr>
          <w:numId w:val="0"/>
        </w:numPr>
        <w:spacing w:line="360" w:lineRule="auto"/>
        <w:ind w:leftChars="0" w:firstLine="420" w:firstLineChars="0"/>
        <w:jc w:val="center"/>
      </w:pPr>
      <w:r>
        <w:drawing>
          <wp:inline distT="0" distB="0" distL="114300" distR="114300">
            <wp:extent cx="3206750" cy="552450"/>
            <wp:effectExtent l="0" t="0" r="1270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3206750" cy="552450"/>
                    </a:xfrm>
                    <a:prstGeom prst="rect">
                      <a:avLst/>
                    </a:prstGeom>
                    <a:noFill/>
                    <a:ln>
                      <a:noFill/>
                    </a:ln>
                  </pic:spPr>
                </pic:pic>
              </a:graphicData>
            </a:graphic>
          </wp:inline>
        </w:drawing>
      </w:r>
    </w:p>
    <w:p>
      <w:pPr>
        <w:numPr>
          <w:numId w:val="0"/>
        </w:numPr>
        <w:spacing w:line="360" w:lineRule="auto"/>
        <w:ind w:leftChars="0" w:firstLine="420" w:firstLineChars="0"/>
        <w:jc w:val="center"/>
        <w:rPr>
          <w:rFonts w:hint="eastAsia" w:ascii="楷体" w:hAnsi="楷体" w:eastAsia="楷体" w:cs="楷体"/>
          <w:lang w:val="en-US" w:eastAsia="zh-CN"/>
        </w:rPr>
      </w:pPr>
      <w:r>
        <w:rPr>
          <w:rFonts w:hint="eastAsia" w:ascii="楷体" w:hAnsi="楷体" w:eastAsia="楷体" w:cs="楷体"/>
          <w:lang w:val="en-US" w:eastAsia="zh-CN"/>
        </w:rPr>
        <w:t>表2. 多代理辩论提高事实准确度。</w:t>
      </w:r>
    </w:p>
    <w:p>
      <w:pPr>
        <w:numPr>
          <w:numId w:val="0"/>
        </w:numPr>
        <w:spacing w:line="360" w:lineRule="auto"/>
        <w:ind w:leftChars="0" w:firstLine="420" w:firstLineChars="0"/>
        <w:jc w:val="left"/>
        <w:rPr>
          <w:rFonts w:hint="eastAsia" w:ascii="宋体" w:hAnsi="宋体" w:eastAsia="宋体" w:cs="宋体"/>
          <w:sz w:val="24"/>
          <w:szCs w:val="24"/>
          <w:lang w:val="en-US" w:eastAsia="zh-CN"/>
        </w:rPr>
      </w:pPr>
      <w:commentRangeStart w:id="3"/>
      <w:r>
        <w:rPr>
          <w:rFonts w:hint="eastAsia" w:ascii="宋体" w:hAnsi="宋体" w:cs="宋体"/>
          <w:sz w:val="24"/>
          <w:szCs w:val="24"/>
          <w:lang w:val="en-US" w:eastAsia="zh-CN"/>
        </w:rPr>
        <w:t>实验表明单代理</w:t>
      </w:r>
      <w:r>
        <w:rPr>
          <w:rFonts w:hint="eastAsia" w:ascii="宋体" w:hAnsi="宋体" w:eastAsia="宋体" w:cs="宋体"/>
          <w:sz w:val="24"/>
          <w:szCs w:val="24"/>
          <w:lang w:val="en-US" w:eastAsia="zh-CN"/>
        </w:rPr>
        <w:t>反思无法提高答案的正确率，但多</w:t>
      </w:r>
      <w:r>
        <w:rPr>
          <w:rFonts w:hint="eastAsia" w:ascii="宋体" w:hAnsi="宋体" w:cs="宋体"/>
          <w:sz w:val="24"/>
          <w:szCs w:val="24"/>
          <w:lang w:val="en-US" w:eastAsia="zh-CN"/>
        </w:rPr>
        <w:t>代理</w:t>
      </w:r>
      <w:r>
        <w:rPr>
          <w:rFonts w:hint="eastAsia" w:ascii="宋体" w:hAnsi="宋体" w:eastAsia="宋体" w:cs="宋体"/>
          <w:sz w:val="24"/>
          <w:szCs w:val="24"/>
          <w:lang w:val="en-US" w:eastAsia="zh-CN"/>
        </w:rPr>
        <w:t>辩论能得到更好的结果。这是由于对问题不确定时不同的</w:t>
      </w:r>
      <w:r>
        <w:rPr>
          <w:rFonts w:hint="eastAsia" w:ascii="宋体" w:hAnsi="宋体" w:cs="宋体"/>
          <w:sz w:val="24"/>
          <w:szCs w:val="24"/>
          <w:lang w:val="en-US" w:eastAsia="zh-CN"/>
        </w:rPr>
        <w:t>代理</w:t>
      </w:r>
      <w:r>
        <w:rPr>
          <w:rFonts w:hint="eastAsia" w:ascii="宋体" w:hAnsi="宋体" w:eastAsia="宋体" w:cs="宋体"/>
          <w:sz w:val="24"/>
          <w:szCs w:val="24"/>
          <w:lang w:val="en-US" w:eastAsia="zh-CN"/>
        </w:rPr>
        <w:t>会给出不同的答案，如果是单</w:t>
      </w:r>
      <w:r>
        <w:rPr>
          <w:rFonts w:hint="eastAsia" w:ascii="宋体" w:hAnsi="宋体" w:cs="宋体"/>
          <w:sz w:val="24"/>
          <w:szCs w:val="24"/>
          <w:lang w:val="en-US" w:eastAsia="zh-CN"/>
        </w:rPr>
        <w:t>代理</w:t>
      </w:r>
      <w:r>
        <w:rPr>
          <w:rFonts w:hint="eastAsia" w:ascii="宋体" w:hAnsi="宋体" w:eastAsia="宋体" w:cs="宋体"/>
          <w:sz w:val="24"/>
          <w:szCs w:val="24"/>
          <w:lang w:val="en-US" w:eastAsia="zh-CN"/>
        </w:rPr>
        <w:t>会对自己的答案有更高的信心，但多</w:t>
      </w:r>
      <w:r>
        <w:rPr>
          <w:rFonts w:hint="eastAsia" w:ascii="宋体" w:hAnsi="宋体" w:cs="宋体"/>
          <w:sz w:val="24"/>
          <w:szCs w:val="24"/>
          <w:lang w:val="en-US" w:eastAsia="zh-CN"/>
        </w:rPr>
        <w:t>代理</w:t>
      </w:r>
      <w:r>
        <w:rPr>
          <w:rFonts w:hint="eastAsia" w:ascii="宋体" w:hAnsi="宋体" w:eastAsia="宋体" w:cs="宋体"/>
          <w:sz w:val="24"/>
          <w:szCs w:val="24"/>
          <w:lang w:val="en-US" w:eastAsia="zh-CN"/>
        </w:rPr>
        <w:t>进行辩论时则会把不确定的答案省略，而留下一致的答案。有意思的是，如果同一</w:t>
      </w:r>
      <w:r>
        <w:rPr>
          <w:rFonts w:hint="eastAsia" w:ascii="宋体" w:hAnsi="宋体" w:cs="宋体"/>
          <w:sz w:val="24"/>
          <w:szCs w:val="24"/>
          <w:lang w:val="en-US" w:eastAsia="zh-CN"/>
        </w:rPr>
        <w:t>模型</w:t>
      </w:r>
      <w:r>
        <w:rPr>
          <w:rFonts w:hint="eastAsia" w:ascii="宋体" w:hAnsi="宋体" w:eastAsia="宋体" w:cs="宋体"/>
          <w:sz w:val="24"/>
          <w:szCs w:val="24"/>
          <w:lang w:val="en-US" w:eastAsia="zh-CN"/>
        </w:rPr>
        <w:t>的许多实例都得到了相同的答案，那么就很难说服这个</w:t>
      </w:r>
      <w:r>
        <w:rPr>
          <w:rFonts w:hint="eastAsia" w:ascii="宋体" w:hAnsi="宋体" w:cs="宋体"/>
          <w:sz w:val="24"/>
          <w:szCs w:val="24"/>
          <w:lang w:val="en-US" w:eastAsia="zh-CN"/>
        </w:rPr>
        <w:t>代理</w:t>
      </w:r>
      <w:r>
        <w:rPr>
          <w:rFonts w:hint="eastAsia" w:ascii="宋体" w:hAnsi="宋体" w:eastAsia="宋体" w:cs="宋体"/>
          <w:sz w:val="24"/>
          <w:szCs w:val="24"/>
          <w:lang w:val="en-US" w:eastAsia="zh-CN"/>
        </w:rPr>
        <w:t>改变自己的答案，这表明说服的难易程度是评估事实可信度的一种方法。</w:t>
      </w:r>
      <w:commentRangeEnd w:id="3"/>
      <w:r>
        <w:commentReference w:id="3"/>
      </w:r>
    </w:p>
    <w:p>
      <w:pPr>
        <w:numPr>
          <w:ilvl w:val="1"/>
          <w:numId w:val="2"/>
        </w:numPr>
        <w:spacing w:line="360" w:lineRule="auto"/>
        <w:ind w:firstLine="0" w:firstLineChars="0"/>
        <w:rPr>
          <w:rFonts w:hint="default"/>
          <w:b/>
          <w:bCs/>
          <w:sz w:val="24"/>
          <w:szCs w:val="24"/>
          <w:lang w:val="en-US" w:eastAsia="zh-CN"/>
        </w:rPr>
      </w:pPr>
      <w:ins w:id="331" w:author="Charon" w:date="2024-01-25T22:09:39Z">
        <w:r>
          <w:rPr>
            <w:rFonts w:hint="eastAsia"/>
            <w:b/>
            <w:bCs/>
            <w:sz w:val="24"/>
            <w:szCs w:val="24"/>
            <w:lang w:val="en-US" w:eastAsia="zh-CN"/>
          </w:rPr>
          <w:t>分析</w:t>
        </w:r>
      </w:ins>
      <w:ins w:id="332" w:author="Charon" w:date="2024-01-25T22:09:42Z">
        <w:r>
          <w:rPr>
            <w:rFonts w:hint="eastAsia"/>
            <w:b/>
            <w:bCs/>
            <w:sz w:val="24"/>
            <w:szCs w:val="24"/>
            <w:lang w:val="en-US" w:eastAsia="zh-CN"/>
          </w:rPr>
          <w:t>：</w:t>
        </w:r>
      </w:ins>
      <w:ins w:id="333" w:author="Charon" w:date="2024-01-25T22:09:43Z">
        <w:r>
          <w:rPr>
            <w:rFonts w:hint="eastAsia"/>
            <w:b/>
            <w:bCs/>
            <w:sz w:val="24"/>
            <w:szCs w:val="24"/>
            <w:lang w:val="en-US" w:eastAsia="zh-CN"/>
          </w:rPr>
          <w:t>理解</w:t>
        </w:r>
      </w:ins>
      <w:ins w:id="334" w:author="Charon" w:date="2024-01-25T22:09:44Z">
        <w:r>
          <w:rPr>
            <w:rFonts w:hint="eastAsia"/>
            <w:b/>
            <w:bCs/>
            <w:sz w:val="24"/>
            <w:szCs w:val="24"/>
            <w:lang w:val="en-US" w:eastAsia="zh-CN"/>
          </w:rPr>
          <w:t>多</w:t>
        </w:r>
      </w:ins>
      <w:ins w:id="335" w:author="Charon" w:date="2024-01-25T22:09:50Z">
        <w:r>
          <w:rPr>
            <w:rFonts w:hint="eastAsia"/>
            <w:b/>
            <w:bCs/>
            <w:sz w:val="24"/>
            <w:szCs w:val="24"/>
            <w:lang w:val="en-US" w:eastAsia="zh-CN"/>
          </w:rPr>
          <w:t>代理</w:t>
        </w:r>
      </w:ins>
      <w:ins w:id="336" w:author="Charon" w:date="2024-01-25T22:09:47Z">
        <w:r>
          <w:rPr>
            <w:rFonts w:hint="eastAsia"/>
            <w:b/>
            <w:bCs/>
            <w:sz w:val="24"/>
            <w:szCs w:val="24"/>
            <w:lang w:val="en-US" w:eastAsia="zh-CN"/>
          </w:rPr>
          <w:t>辩论</w:t>
        </w:r>
      </w:ins>
    </w:p>
    <w:p>
      <w:pPr>
        <w:spacing w:line="360" w:lineRule="auto"/>
        <w:ind w:firstLine="420" w:firstLineChars="0"/>
        <w:rPr>
          <w:ins w:id="338" w:author="Charon" w:date="2024-01-25T22:17:12Z"/>
          <w:rFonts w:hint="default"/>
          <w:sz w:val="24"/>
          <w:szCs w:val="24"/>
          <w:lang w:val="en-US" w:eastAsia="zh-CN"/>
        </w:rPr>
        <w:pPrChange w:id="337" w:author="Charon" w:date="2024-01-25T22:15:35Z">
          <w:pPr>
            <w:spacing w:line="360" w:lineRule="auto"/>
            <w:ind w:firstLine="0" w:firstLineChars="0"/>
          </w:pPr>
        </w:pPrChange>
      </w:pPr>
      <w:ins w:id="339" w:author="Charon" w:date="2024-01-25T22:16:18Z">
        <w:r>
          <w:rPr>
            <w:rFonts w:hint="eastAsia"/>
            <w:sz w:val="24"/>
            <w:szCs w:val="24"/>
            <w:lang w:val="en-US" w:eastAsia="zh-CN"/>
          </w:rPr>
          <w:t>本</w:t>
        </w:r>
      </w:ins>
      <w:ins w:id="340" w:author="Charon" w:date="2024-01-25T22:16:21Z">
        <w:r>
          <w:rPr>
            <w:rFonts w:hint="eastAsia"/>
            <w:sz w:val="24"/>
            <w:szCs w:val="24"/>
            <w:lang w:val="en-US" w:eastAsia="zh-CN"/>
          </w:rPr>
          <w:t>小节</w:t>
        </w:r>
      </w:ins>
      <w:ins w:id="341" w:author="Charon" w:date="2024-01-25T22:16:22Z">
        <w:r>
          <w:rPr>
            <w:rFonts w:hint="eastAsia"/>
            <w:sz w:val="24"/>
            <w:szCs w:val="24"/>
            <w:lang w:val="en-US" w:eastAsia="zh-CN"/>
          </w:rPr>
          <w:t>分析了</w:t>
        </w:r>
      </w:ins>
      <w:ins w:id="342" w:author="Charon" w:date="2024-01-25T22:16:25Z">
        <w:r>
          <w:rPr>
            <w:rFonts w:hint="eastAsia"/>
            <w:sz w:val="24"/>
            <w:szCs w:val="24"/>
            <w:lang w:val="en-US" w:eastAsia="zh-CN"/>
          </w:rPr>
          <w:t>多</w:t>
        </w:r>
      </w:ins>
      <w:ins w:id="343" w:author="Charon" w:date="2024-01-25T22:16:27Z">
        <w:r>
          <w:rPr>
            <w:rFonts w:hint="eastAsia"/>
            <w:sz w:val="24"/>
            <w:szCs w:val="24"/>
            <w:lang w:val="en-US" w:eastAsia="zh-CN"/>
          </w:rPr>
          <w:t>代理</w:t>
        </w:r>
      </w:ins>
      <w:ins w:id="344" w:author="Charon" w:date="2024-01-25T22:16:29Z">
        <w:r>
          <w:rPr>
            <w:rFonts w:hint="eastAsia"/>
            <w:sz w:val="24"/>
            <w:szCs w:val="24"/>
            <w:lang w:val="en-US" w:eastAsia="zh-CN"/>
          </w:rPr>
          <w:t>辩论如何</w:t>
        </w:r>
      </w:ins>
      <w:ins w:id="345" w:author="Charon" w:date="2024-01-25T22:16:31Z">
        <w:r>
          <w:rPr>
            <w:rFonts w:hint="eastAsia"/>
            <w:sz w:val="24"/>
            <w:szCs w:val="24"/>
            <w:lang w:val="en-US" w:eastAsia="zh-CN"/>
          </w:rPr>
          <w:t>改进</w:t>
        </w:r>
      </w:ins>
      <w:ins w:id="346" w:author="Charon" w:date="2024-01-25T22:17:10Z">
        <w:r>
          <w:rPr>
            <w:rFonts w:hint="eastAsia"/>
            <w:sz w:val="24"/>
            <w:szCs w:val="24"/>
            <w:lang w:val="en-US" w:eastAsia="zh-CN"/>
          </w:rPr>
          <w:t>语言模型的</w:t>
        </w:r>
      </w:ins>
      <w:ins w:id="347" w:author="Charon" w:date="2024-01-25T22:16:34Z">
        <w:r>
          <w:rPr>
            <w:rFonts w:hint="eastAsia"/>
            <w:sz w:val="24"/>
            <w:szCs w:val="24"/>
            <w:lang w:val="en-US" w:eastAsia="zh-CN"/>
          </w:rPr>
          <w:t>底层</w:t>
        </w:r>
      </w:ins>
      <w:ins w:id="348" w:author="Charon" w:date="2024-01-25T22:16:58Z">
        <w:r>
          <w:rPr>
            <w:rFonts w:hint="eastAsia"/>
            <w:sz w:val="24"/>
            <w:szCs w:val="24"/>
            <w:lang w:val="en-US" w:eastAsia="zh-CN"/>
          </w:rPr>
          <w:t>语言生成</w:t>
        </w:r>
      </w:ins>
      <w:ins w:id="349" w:author="Charon" w:date="2024-01-25T22:22:01Z">
        <w:r>
          <w:rPr>
            <w:rFonts w:hint="eastAsia"/>
            <w:sz w:val="24"/>
            <w:szCs w:val="24"/>
            <w:lang w:val="en-US" w:eastAsia="zh-CN"/>
          </w:rPr>
          <w:t>，</w:t>
        </w:r>
      </w:ins>
      <w:ins w:id="350" w:author="Charon" w:date="2024-01-25T22:22:05Z">
        <w:r>
          <w:rPr>
            <w:rFonts w:hint="eastAsia"/>
            <w:sz w:val="24"/>
            <w:szCs w:val="24"/>
            <w:lang w:val="en-US" w:eastAsia="zh-CN"/>
          </w:rPr>
          <w:t>超</w:t>
        </w:r>
      </w:ins>
      <w:ins w:id="351" w:author="Charon" w:date="2024-01-25T22:22:07Z">
        <w:r>
          <w:rPr>
            <w:rFonts w:hint="eastAsia"/>
            <w:sz w:val="24"/>
            <w:szCs w:val="24"/>
            <w:lang w:val="en-US" w:eastAsia="zh-CN"/>
          </w:rPr>
          <w:t>文本</w:t>
        </w:r>
      </w:ins>
      <w:ins w:id="352" w:author="Charon" w:date="2024-01-25T22:22:08Z">
        <w:r>
          <w:rPr>
            <w:rFonts w:hint="eastAsia"/>
            <w:sz w:val="24"/>
            <w:szCs w:val="24"/>
            <w:lang w:val="en-US" w:eastAsia="zh-CN"/>
          </w:rPr>
          <w:t>长度</w:t>
        </w:r>
      </w:ins>
      <w:ins w:id="353" w:author="Charon" w:date="2024-01-25T22:22:09Z">
        <w:r>
          <w:rPr>
            <w:rFonts w:hint="eastAsia"/>
            <w:sz w:val="24"/>
            <w:szCs w:val="24"/>
            <w:lang w:val="en-US" w:eastAsia="zh-CN"/>
          </w:rPr>
          <w:t>的</w:t>
        </w:r>
      </w:ins>
      <w:ins w:id="354" w:author="Charon" w:date="2024-01-25T22:22:51Z">
        <w:r>
          <w:rPr>
            <w:rFonts w:hint="eastAsia"/>
            <w:sz w:val="24"/>
            <w:szCs w:val="24"/>
            <w:lang w:val="en-US" w:eastAsia="zh-CN"/>
          </w:rPr>
          <w:t>所有</w:t>
        </w:r>
      </w:ins>
      <w:ins w:id="355" w:author="Charon" w:date="2024-01-25T22:22:52Z">
        <w:r>
          <w:rPr>
            <w:rFonts w:hint="eastAsia"/>
            <w:sz w:val="24"/>
            <w:szCs w:val="24"/>
            <w:lang w:val="en-US" w:eastAsia="zh-CN"/>
          </w:rPr>
          <w:t>代理</w:t>
        </w:r>
      </w:ins>
      <w:ins w:id="356" w:author="Charon" w:date="2024-01-25T22:22:12Z">
        <w:r>
          <w:rPr>
            <w:rFonts w:hint="eastAsia"/>
            <w:sz w:val="24"/>
            <w:szCs w:val="24"/>
            <w:lang w:val="en-US" w:eastAsia="zh-CN"/>
          </w:rPr>
          <w:t>回复</w:t>
        </w:r>
      </w:ins>
      <w:ins w:id="357" w:author="Charon" w:date="2024-01-25T22:22:57Z">
        <w:r>
          <w:rPr>
            <w:rFonts w:hint="eastAsia"/>
            <w:sz w:val="24"/>
            <w:szCs w:val="24"/>
            <w:lang w:val="en-US" w:eastAsia="zh-CN"/>
          </w:rPr>
          <w:t>拼接</w:t>
        </w:r>
      </w:ins>
      <w:ins w:id="358" w:author="Charon" w:date="2024-01-25T22:22:17Z">
        <w:r>
          <w:rPr>
            <w:rFonts w:hint="eastAsia"/>
            <w:sz w:val="24"/>
            <w:szCs w:val="24"/>
            <w:lang w:val="en-US" w:eastAsia="zh-CN"/>
          </w:rPr>
          <w:t>由</w:t>
        </w:r>
      </w:ins>
      <w:ins w:id="359" w:author="Charon" w:date="2024-01-25T22:22:18Z">
        <w:r>
          <w:rPr>
            <w:rFonts w:hint="eastAsia"/>
            <w:sz w:val="24"/>
            <w:szCs w:val="24"/>
            <w:lang w:val="en-US" w:eastAsia="zh-CN"/>
          </w:rPr>
          <w:t>C</w:t>
        </w:r>
      </w:ins>
      <w:ins w:id="360" w:author="Charon" w:date="2024-01-25T22:22:19Z">
        <w:r>
          <w:rPr>
            <w:rFonts w:hint="eastAsia"/>
            <w:sz w:val="24"/>
            <w:szCs w:val="24"/>
            <w:lang w:val="en-US" w:eastAsia="zh-CN"/>
          </w:rPr>
          <w:t>hatG</w:t>
        </w:r>
      </w:ins>
      <w:ins w:id="361" w:author="Charon" w:date="2024-01-25T22:22:20Z">
        <w:r>
          <w:rPr>
            <w:rFonts w:hint="eastAsia"/>
            <w:sz w:val="24"/>
            <w:szCs w:val="24"/>
            <w:lang w:val="en-US" w:eastAsia="zh-CN"/>
          </w:rPr>
          <w:t>PT</w:t>
        </w:r>
      </w:ins>
      <w:ins w:id="362" w:author="Charon" w:date="2024-01-25T22:22:22Z">
        <w:r>
          <w:rPr>
            <w:rFonts w:hint="eastAsia"/>
            <w:sz w:val="24"/>
            <w:szCs w:val="24"/>
            <w:lang w:val="en-US" w:eastAsia="zh-CN"/>
          </w:rPr>
          <w:t>总结后</w:t>
        </w:r>
      </w:ins>
      <w:ins w:id="363" w:author="Charon" w:date="2024-01-25T22:22:23Z">
        <w:r>
          <w:rPr>
            <w:rFonts w:hint="eastAsia"/>
            <w:sz w:val="24"/>
            <w:szCs w:val="24"/>
            <w:lang w:val="en-US" w:eastAsia="zh-CN"/>
          </w:rPr>
          <w:t>传入</w:t>
        </w:r>
      </w:ins>
      <w:ins w:id="364" w:author="Charon" w:date="2024-01-25T22:22:24Z">
        <w:r>
          <w:rPr>
            <w:rFonts w:hint="eastAsia"/>
            <w:sz w:val="24"/>
            <w:szCs w:val="24"/>
            <w:lang w:val="en-US" w:eastAsia="zh-CN"/>
          </w:rPr>
          <w:t>下一轮</w:t>
        </w:r>
      </w:ins>
      <w:ins w:id="365" w:author="Charon" w:date="2024-01-25T22:22:25Z">
        <w:r>
          <w:rPr>
            <w:rFonts w:hint="eastAsia"/>
            <w:sz w:val="24"/>
            <w:szCs w:val="24"/>
            <w:lang w:val="en-US" w:eastAsia="zh-CN"/>
          </w:rPr>
          <w:t>辩论</w:t>
        </w:r>
      </w:ins>
      <w:ins w:id="366" w:author="Charon" w:date="2024-01-25T22:22:26Z">
        <w:r>
          <w:rPr>
            <w:rFonts w:hint="eastAsia"/>
            <w:sz w:val="24"/>
            <w:szCs w:val="24"/>
            <w:lang w:val="en-US" w:eastAsia="zh-CN"/>
          </w:rPr>
          <w:t>。</w:t>
        </w:r>
      </w:ins>
    </w:p>
    <w:p>
      <w:pPr>
        <w:spacing w:line="360" w:lineRule="auto"/>
        <w:ind w:firstLine="420" w:firstLineChars="0"/>
        <w:rPr>
          <w:ins w:id="368" w:author="Charon" w:date="2024-01-25T22:18:50Z"/>
          <w:rFonts w:hint="eastAsia"/>
          <w:sz w:val="24"/>
          <w:szCs w:val="24"/>
          <w:lang w:val="en-US" w:eastAsia="zh-CN"/>
        </w:rPr>
        <w:pPrChange w:id="367" w:author="Charon" w:date="2024-01-25T22:15:35Z">
          <w:pPr>
            <w:spacing w:line="360" w:lineRule="auto"/>
            <w:ind w:firstLine="0" w:firstLineChars="0"/>
          </w:pPr>
        </w:pPrChange>
      </w:pPr>
      <w:ins w:id="369" w:author="Charon" w:date="2024-01-25T22:17:24Z">
        <w:r>
          <w:rPr>
            <w:rFonts w:hint="eastAsia"/>
            <w:b/>
            <w:bCs/>
            <w:sz w:val="24"/>
            <w:szCs w:val="24"/>
            <w:lang w:val="en-US" w:eastAsia="zh-CN"/>
            <w:rPrChange w:id="370" w:author="Charon" w:date="2024-01-25T22:17:29Z">
              <w:rPr>
                <w:rFonts w:hint="eastAsia"/>
                <w:sz w:val="24"/>
                <w:szCs w:val="24"/>
                <w:lang w:val="en-US" w:eastAsia="zh-CN"/>
              </w:rPr>
            </w:rPrChange>
          </w:rPr>
          <w:t>代理数量</w:t>
        </w:r>
      </w:ins>
      <w:ins w:id="372" w:author="Charon" w:date="2024-01-25T22:17:25Z">
        <w:r>
          <w:rPr>
            <w:rFonts w:hint="eastAsia"/>
            <w:sz w:val="24"/>
            <w:szCs w:val="24"/>
            <w:lang w:val="en-US" w:eastAsia="zh-CN"/>
          </w:rPr>
          <w:t>：</w:t>
        </w:r>
      </w:ins>
      <w:ins w:id="373" w:author="Charon" w:date="2024-01-25T22:18:02Z">
        <w:r>
          <w:rPr>
            <w:rFonts w:hint="eastAsia"/>
            <w:sz w:val="24"/>
            <w:szCs w:val="24"/>
            <w:lang w:val="en-US" w:eastAsia="zh-CN"/>
          </w:rPr>
          <w:t>随着代理</w:t>
        </w:r>
      </w:ins>
      <w:ins w:id="374" w:author="Charon" w:date="2024-01-25T22:18:04Z">
        <w:r>
          <w:rPr>
            <w:rFonts w:hint="eastAsia"/>
            <w:sz w:val="24"/>
            <w:szCs w:val="24"/>
            <w:lang w:val="en-US" w:eastAsia="zh-CN"/>
          </w:rPr>
          <w:t>数量</w:t>
        </w:r>
      </w:ins>
      <w:ins w:id="375" w:author="Charon" w:date="2024-01-25T22:18:05Z">
        <w:r>
          <w:rPr>
            <w:rFonts w:hint="eastAsia"/>
            <w:sz w:val="24"/>
            <w:szCs w:val="24"/>
            <w:lang w:val="en-US" w:eastAsia="zh-CN"/>
          </w:rPr>
          <w:t>的增加</w:t>
        </w:r>
      </w:ins>
      <w:ins w:id="376" w:author="Charon" w:date="2024-01-25T22:18:06Z">
        <w:r>
          <w:rPr>
            <w:rFonts w:hint="eastAsia"/>
            <w:sz w:val="24"/>
            <w:szCs w:val="24"/>
            <w:lang w:val="en-US" w:eastAsia="zh-CN"/>
          </w:rPr>
          <w:t>，</w:t>
        </w:r>
      </w:ins>
      <w:ins w:id="377" w:author="Charon" w:date="2024-01-25T22:18:07Z">
        <w:r>
          <w:rPr>
            <w:rFonts w:hint="eastAsia"/>
            <w:sz w:val="24"/>
            <w:szCs w:val="24"/>
            <w:lang w:val="en-US" w:eastAsia="zh-CN"/>
          </w:rPr>
          <w:t>模型的</w:t>
        </w:r>
      </w:ins>
      <w:ins w:id="378" w:author="Charon" w:date="2024-01-25T22:18:08Z">
        <w:r>
          <w:rPr>
            <w:rFonts w:hint="eastAsia"/>
            <w:sz w:val="24"/>
            <w:szCs w:val="24"/>
            <w:lang w:val="en-US" w:eastAsia="zh-CN"/>
          </w:rPr>
          <w:t>性能</w:t>
        </w:r>
      </w:ins>
      <w:ins w:id="379" w:author="Charon" w:date="2024-01-25T22:18:09Z">
        <w:r>
          <w:rPr>
            <w:rFonts w:hint="eastAsia"/>
            <w:sz w:val="24"/>
            <w:szCs w:val="24"/>
            <w:lang w:val="en-US" w:eastAsia="zh-CN"/>
          </w:rPr>
          <w:t>单调</w:t>
        </w:r>
      </w:ins>
      <w:ins w:id="380" w:author="Charon" w:date="2024-01-25T22:18:13Z">
        <w:r>
          <w:rPr>
            <w:rFonts w:hint="eastAsia"/>
            <w:sz w:val="24"/>
            <w:szCs w:val="24"/>
            <w:lang w:val="en-US" w:eastAsia="zh-CN"/>
          </w:rPr>
          <w:t>提高</w:t>
        </w:r>
      </w:ins>
      <w:ins w:id="381" w:author="Charon" w:date="2024-01-25T22:18:16Z">
        <w:r>
          <w:rPr>
            <w:rFonts w:hint="eastAsia"/>
            <w:sz w:val="24"/>
            <w:szCs w:val="24"/>
            <w:lang w:val="en-US" w:eastAsia="zh-CN"/>
          </w:rPr>
          <w:t>，</w:t>
        </w:r>
      </w:ins>
      <w:ins w:id="382" w:author="Charon" w:date="2024-01-25T22:18:18Z">
        <w:r>
          <w:rPr>
            <w:rFonts w:hint="eastAsia"/>
            <w:sz w:val="24"/>
            <w:szCs w:val="24"/>
            <w:lang w:val="en-US" w:eastAsia="zh-CN"/>
          </w:rPr>
          <w:t>如图</w:t>
        </w:r>
      </w:ins>
      <w:ins w:id="383" w:author="Charon" w:date="2024-01-25T22:18:19Z">
        <w:r>
          <w:rPr>
            <w:rFonts w:hint="eastAsia"/>
            <w:sz w:val="24"/>
            <w:szCs w:val="24"/>
            <w:lang w:val="en-US" w:eastAsia="zh-CN"/>
          </w:rPr>
          <w:t>10</w:t>
        </w:r>
      </w:ins>
      <w:ins w:id="384" w:author="Charon" w:date="2024-01-25T22:18:20Z">
        <w:r>
          <w:rPr>
            <w:rFonts w:hint="eastAsia"/>
            <w:sz w:val="24"/>
            <w:szCs w:val="24"/>
            <w:lang w:val="en-US" w:eastAsia="zh-CN"/>
          </w:rPr>
          <w:t>所示</w:t>
        </w:r>
      </w:ins>
      <w:ins w:id="385" w:author="Charon" w:date="2024-01-25T22:18:21Z">
        <w:r>
          <w:rPr>
            <w:rFonts w:hint="eastAsia"/>
            <w:sz w:val="24"/>
            <w:szCs w:val="24"/>
            <w:lang w:val="en-US" w:eastAsia="zh-CN"/>
          </w:rPr>
          <w:t>。</w:t>
        </w:r>
      </w:ins>
    </w:p>
    <w:p>
      <w:pPr>
        <w:spacing w:line="360" w:lineRule="auto"/>
        <w:ind w:firstLine="420" w:firstLineChars="0"/>
        <w:rPr>
          <w:ins w:id="387" w:author="Charon" w:date="2024-01-25T22:20:53Z"/>
          <w:rFonts w:hint="eastAsia"/>
          <w:b w:val="0"/>
          <w:bCs w:val="0"/>
          <w:sz w:val="24"/>
          <w:szCs w:val="24"/>
          <w:lang w:val="en-US" w:eastAsia="zh-CN"/>
        </w:rPr>
        <w:pPrChange w:id="386" w:author="Charon" w:date="2024-01-25T22:15:35Z">
          <w:pPr>
            <w:spacing w:line="360" w:lineRule="auto"/>
            <w:ind w:firstLine="0" w:firstLineChars="0"/>
          </w:pPr>
        </w:pPrChange>
      </w:pPr>
      <w:ins w:id="388" w:author="Charon" w:date="2024-01-25T22:18:53Z">
        <w:r>
          <w:rPr>
            <w:rFonts w:hint="eastAsia"/>
            <w:b/>
            <w:bCs/>
            <w:sz w:val="24"/>
            <w:szCs w:val="24"/>
            <w:lang w:val="en-US" w:eastAsia="zh-CN"/>
            <w:rPrChange w:id="389" w:author="Charon" w:date="2024-01-25T22:18:59Z">
              <w:rPr>
                <w:rFonts w:hint="eastAsia"/>
                <w:sz w:val="24"/>
                <w:szCs w:val="24"/>
                <w:lang w:val="en-US" w:eastAsia="zh-CN"/>
              </w:rPr>
            </w:rPrChange>
          </w:rPr>
          <w:t>辩论</w:t>
        </w:r>
      </w:ins>
      <w:ins w:id="391" w:author="Charon" w:date="2024-01-25T22:18:57Z">
        <w:r>
          <w:rPr>
            <w:rFonts w:hint="eastAsia"/>
            <w:b/>
            <w:bCs/>
            <w:sz w:val="24"/>
            <w:szCs w:val="24"/>
            <w:lang w:val="en-US" w:eastAsia="zh-CN"/>
            <w:rPrChange w:id="392" w:author="Charon" w:date="2024-01-25T22:18:59Z">
              <w:rPr>
                <w:rFonts w:hint="eastAsia"/>
                <w:sz w:val="24"/>
                <w:szCs w:val="24"/>
                <w:lang w:val="en-US" w:eastAsia="zh-CN"/>
              </w:rPr>
            </w:rPrChange>
          </w:rPr>
          <w:t>轮数</w:t>
        </w:r>
      </w:ins>
      <w:ins w:id="394" w:author="Charon" w:date="2024-01-25T22:19:01Z">
        <w:r>
          <w:rPr>
            <w:rFonts w:hint="eastAsia"/>
            <w:b/>
            <w:bCs/>
            <w:sz w:val="24"/>
            <w:szCs w:val="24"/>
            <w:lang w:val="en-US" w:eastAsia="zh-CN"/>
          </w:rPr>
          <w:t>：</w:t>
        </w:r>
      </w:ins>
      <w:ins w:id="395" w:author="Charon" w:date="2024-01-25T22:19:09Z">
        <w:r>
          <w:rPr>
            <w:rFonts w:hint="eastAsia"/>
            <w:b w:val="0"/>
            <w:bCs w:val="0"/>
            <w:sz w:val="24"/>
            <w:szCs w:val="24"/>
            <w:lang w:val="en-US" w:eastAsia="zh-CN"/>
            <w:rPrChange w:id="396" w:author="Charon" w:date="2024-01-25T22:20:19Z">
              <w:rPr>
                <w:rFonts w:hint="eastAsia"/>
                <w:b/>
                <w:bCs/>
                <w:sz w:val="24"/>
                <w:szCs w:val="24"/>
                <w:lang w:val="en-US" w:eastAsia="zh-CN"/>
              </w:rPr>
            </w:rPrChange>
          </w:rPr>
          <w:t>随着</w:t>
        </w:r>
      </w:ins>
      <w:ins w:id="398" w:author="Charon" w:date="2024-01-25T22:19:10Z">
        <w:r>
          <w:rPr>
            <w:rFonts w:hint="eastAsia"/>
            <w:b w:val="0"/>
            <w:bCs w:val="0"/>
            <w:sz w:val="24"/>
            <w:szCs w:val="24"/>
            <w:lang w:val="en-US" w:eastAsia="zh-CN"/>
            <w:rPrChange w:id="399" w:author="Charon" w:date="2024-01-25T22:20:19Z">
              <w:rPr>
                <w:rFonts w:hint="eastAsia"/>
                <w:b/>
                <w:bCs/>
                <w:sz w:val="24"/>
                <w:szCs w:val="24"/>
                <w:lang w:val="en-US" w:eastAsia="zh-CN"/>
              </w:rPr>
            </w:rPrChange>
          </w:rPr>
          <w:t>辩论</w:t>
        </w:r>
      </w:ins>
      <w:ins w:id="401" w:author="Charon" w:date="2024-01-25T22:19:14Z">
        <w:r>
          <w:rPr>
            <w:rFonts w:hint="eastAsia"/>
            <w:b w:val="0"/>
            <w:bCs w:val="0"/>
            <w:sz w:val="24"/>
            <w:szCs w:val="24"/>
            <w:lang w:val="en-US" w:eastAsia="zh-CN"/>
            <w:rPrChange w:id="402" w:author="Charon" w:date="2024-01-25T22:20:19Z">
              <w:rPr>
                <w:rFonts w:hint="eastAsia"/>
                <w:b/>
                <w:bCs/>
                <w:sz w:val="24"/>
                <w:szCs w:val="24"/>
                <w:lang w:val="en-US" w:eastAsia="zh-CN"/>
              </w:rPr>
            </w:rPrChange>
          </w:rPr>
          <w:t>轮数的</w:t>
        </w:r>
      </w:ins>
      <w:ins w:id="404" w:author="Charon" w:date="2024-01-25T22:19:15Z">
        <w:r>
          <w:rPr>
            <w:rFonts w:hint="eastAsia"/>
            <w:b w:val="0"/>
            <w:bCs w:val="0"/>
            <w:sz w:val="24"/>
            <w:szCs w:val="24"/>
            <w:lang w:val="en-US" w:eastAsia="zh-CN"/>
            <w:rPrChange w:id="405" w:author="Charon" w:date="2024-01-25T22:20:19Z">
              <w:rPr>
                <w:rFonts w:hint="eastAsia"/>
                <w:b/>
                <w:bCs/>
                <w:sz w:val="24"/>
                <w:szCs w:val="24"/>
                <w:lang w:val="en-US" w:eastAsia="zh-CN"/>
              </w:rPr>
            </w:rPrChange>
          </w:rPr>
          <w:t>增加，</w:t>
        </w:r>
      </w:ins>
      <w:ins w:id="407" w:author="Charon" w:date="2024-01-25T22:19:17Z">
        <w:r>
          <w:rPr>
            <w:rFonts w:hint="eastAsia"/>
            <w:b w:val="0"/>
            <w:bCs w:val="0"/>
            <w:sz w:val="24"/>
            <w:szCs w:val="24"/>
            <w:lang w:val="en-US" w:eastAsia="zh-CN"/>
            <w:rPrChange w:id="408" w:author="Charon" w:date="2024-01-25T22:20:19Z">
              <w:rPr>
                <w:rFonts w:hint="eastAsia"/>
                <w:b/>
                <w:bCs/>
                <w:sz w:val="24"/>
                <w:szCs w:val="24"/>
                <w:lang w:val="en-US" w:eastAsia="zh-CN"/>
              </w:rPr>
            </w:rPrChange>
          </w:rPr>
          <w:t>模型</w:t>
        </w:r>
      </w:ins>
      <w:ins w:id="410" w:author="Charon" w:date="2024-01-25T22:19:18Z">
        <w:r>
          <w:rPr>
            <w:rFonts w:hint="eastAsia"/>
            <w:b w:val="0"/>
            <w:bCs w:val="0"/>
            <w:sz w:val="24"/>
            <w:szCs w:val="24"/>
            <w:lang w:val="en-US" w:eastAsia="zh-CN"/>
            <w:rPrChange w:id="411" w:author="Charon" w:date="2024-01-25T22:20:19Z">
              <w:rPr>
                <w:rFonts w:hint="eastAsia"/>
                <w:b/>
                <w:bCs/>
                <w:sz w:val="24"/>
                <w:szCs w:val="24"/>
                <w:lang w:val="en-US" w:eastAsia="zh-CN"/>
              </w:rPr>
            </w:rPrChange>
          </w:rPr>
          <w:t>的</w:t>
        </w:r>
      </w:ins>
      <w:ins w:id="413" w:author="Charon" w:date="2024-01-25T22:19:19Z">
        <w:r>
          <w:rPr>
            <w:rFonts w:hint="eastAsia"/>
            <w:b w:val="0"/>
            <w:bCs w:val="0"/>
            <w:sz w:val="24"/>
            <w:szCs w:val="24"/>
            <w:lang w:val="en-US" w:eastAsia="zh-CN"/>
            <w:rPrChange w:id="414" w:author="Charon" w:date="2024-01-25T22:20:19Z">
              <w:rPr>
                <w:rFonts w:hint="eastAsia"/>
                <w:b/>
                <w:bCs/>
                <w:sz w:val="24"/>
                <w:szCs w:val="24"/>
                <w:lang w:val="en-US" w:eastAsia="zh-CN"/>
              </w:rPr>
            </w:rPrChange>
          </w:rPr>
          <w:t>性能</w:t>
        </w:r>
      </w:ins>
      <w:ins w:id="416" w:author="Charon" w:date="2024-01-25T22:19:22Z">
        <w:r>
          <w:rPr>
            <w:rFonts w:hint="eastAsia"/>
            <w:b w:val="0"/>
            <w:bCs w:val="0"/>
            <w:sz w:val="24"/>
            <w:szCs w:val="24"/>
            <w:lang w:val="en-US" w:eastAsia="zh-CN"/>
            <w:rPrChange w:id="417" w:author="Charon" w:date="2024-01-25T22:20:19Z">
              <w:rPr>
                <w:rFonts w:hint="eastAsia"/>
                <w:b/>
                <w:bCs/>
                <w:sz w:val="24"/>
                <w:szCs w:val="24"/>
                <w:lang w:val="en-US" w:eastAsia="zh-CN"/>
              </w:rPr>
            </w:rPrChange>
          </w:rPr>
          <w:t>提高</w:t>
        </w:r>
      </w:ins>
      <w:ins w:id="419" w:author="Charon" w:date="2024-01-25T22:19:23Z">
        <w:r>
          <w:rPr>
            <w:rFonts w:hint="eastAsia"/>
            <w:b w:val="0"/>
            <w:bCs w:val="0"/>
            <w:sz w:val="24"/>
            <w:szCs w:val="24"/>
            <w:lang w:val="en-US" w:eastAsia="zh-CN"/>
            <w:rPrChange w:id="420" w:author="Charon" w:date="2024-01-25T22:20:19Z">
              <w:rPr>
                <w:rFonts w:hint="eastAsia"/>
                <w:b/>
                <w:bCs/>
                <w:sz w:val="24"/>
                <w:szCs w:val="24"/>
                <w:lang w:val="en-US" w:eastAsia="zh-CN"/>
              </w:rPr>
            </w:rPrChange>
          </w:rPr>
          <w:t>，</w:t>
        </w:r>
      </w:ins>
      <w:ins w:id="422" w:author="Charon" w:date="2024-01-25T22:19:31Z">
        <w:r>
          <w:rPr>
            <w:rFonts w:hint="eastAsia"/>
            <w:b w:val="0"/>
            <w:bCs w:val="0"/>
            <w:sz w:val="24"/>
            <w:szCs w:val="24"/>
            <w:lang w:val="en-US" w:eastAsia="zh-CN"/>
            <w:rPrChange w:id="423" w:author="Charon" w:date="2024-01-25T22:20:19Z">
              <w:rPr>
                <w:rFonts w:hint="eastAsia"/>
                <w:b/>
                <w:bCs/>
                <w:sz w:val="24"/>
                <w:szCs w:val="24"/>
                <w:lang w:val="en-US" w:eastAsia="zh-CN"/>
              </w:rPr>
            </w:rPrChange>
          </w:rPr>
          <w:t>超过</w:t>
        </w:r>
      </w:ins>
      <w:ins w:id="425" w:author="Charon" w:date="2024-01-25T22:19:53Z">
        <w:r>
          <w:rPr>
            <w:rFonts w:hint="eastAsia"/>
            <w:b w:val="0"/>
            <w:bCs w:val="0"/>
            <w:sz w:val="24"/>
            <w:szCs w:val="24"/>
            <w:lang w:val="en-US" w:eastAsia="zh-CN"/>
            <w:rPrChange w:id="426" w:author="Charon" w:date="2024-01-25T22:20:19Z">
              <w:rPr>
                <w:rFonts w:hint="eastAsia"/>
                <w:b/>
                <w:bCs/>
                <w:sz w:val="24"/>
                <w:szCs w:val="24"/>
                <w:lang w:val="en-US" w:eastAsia="zh-CN"/>
              </w:rPr>
            </w:rPrChange>
          </w:rPr>
          <w:t>3</w:t>
        </w:r>
      </w:ins>
      <w:ins w:id="428" w:author="Charon" w:date="2024-01-25T22:19:35Z">
        <w:r>
          <w:rPr>
            <w:rFonts w:hint="eastAsia"/>
            <w:b w:val="0"/>
            <w:bCs w:val="0"/>
            <w:sz w:val="24"/>
            <w:szCs w:val="24"/>
            <w:lang w:val="en-US" w:eastAsia="zh-CN"/>
            <w:rPrChange w:id="429" w:author="Charon" w:date="2024-01-25T22:20:19Z">
              <w:rPr>
                <w:rFonts w:hint="eastAsia"/>
                <w:b/>
                <w:bCs/>
                <w:sz w:val="24"/>
                <w:szCs w:val="24"/>
                <w:lang w:val="en-US" w:eastAsia="zh-CN"/>
              </w:rPr>
            </w:rPrChange>
          </w:rPr>
          <w:t>轮的</w:t>
        </w:r>
      </w:ins>
      <w:ins w:id="431" w:author="Charon" w:date="2024-01-25T22:19:37Z">
        <w:r>
          <w:rPr>
            <w:rFonts w:hint="eastAsia"/>
            <w:b w:val="0"/>
            <w:bCs w:val="0"/>
            <w:sz w:val="24"/>
            <w:szCs w:val="24"/>
            <w:lang w:val="en-US" w:eastAsia="zh-CN"/>
            <w:rPrChange w:id="432" w:author="Charon" w:date="2024-01-25T22:20:19Z">
              <w:rPr>
                <w:rFonts w:hint="eastAsia"/>
                <w:b/>
                <w:bCs/>
                <w:sz w:val="24"/>
                <w:szCs w:val="24"/>
                <w:lang w:val="en-US" w:eastAsia="zh-CN"/>
              </w:rPr>
            </w:rPrChange>
          </w:rPr>
          <w:t>辩论</w:t>
        </w:r>
      </w:ins>
      <w:ins w:id="434" w:author="Charon" w:date="2024-01-25T22:19:38Z">
        <w:r>
          <w:rPr>
            <w:rFonts w:hint="eastAsia"/>
            <w:b w:val="0"/>
            <w:bCs w:val="0"/>
            <w:sz w:val="24"/>
            <w:szCs w:val="24"/>
            <w:lang w:val="en-US" w:eastAsia="zh-CN"/>
            <w:rPrChange w:id="435" w:author="Charon" w:date="2024-01-25T22:20:19Z">
              <w:rPr>
                <w:rFonts w:hint="eastAsia"/>
                <w:b/>
                <w:bCs/>
                <w:sz w:val="24"/>
                <w:szCs w:val="24"/>
                <w:lang w:val="en-US" w:eastAsia="zh-CN"/>
              </w:rPr>
            </w:rPrChange>
          </w:rPr>
          <w:t>得到了</w:t>
        </w:r>
      </w:ins>
      <w:ins w:id="437" w:author="Charon" w:date="2024-01-25T22:19:39Z">
        <w:r>
          <w:rPr>
            <w:rFonts w:hint="eastAsia"/>
            <w:b w:val="0"/>
            <w:bCs w:val="0"/>
            <w:sz w:val="24"/>
            <w:szCs w:val="24"/>
            <w:lang w:val="en-US" w:eastAsia="zh-CN"/>
            <w:rPrChange w:id="438" w:author="Charon" w:date="2024-01-25T22:20:19Z">
              <w:rPr>
                <w:rFonts w:hint="eastAsia"/>
                <w:b/>
                <w:bCs/>
                <w:sz w:val="24"/>
                <w:szCs w:val="24"/>
                <w:lang w:val="en-US" w:eastAsia="zh-CN"/>
              </w:rPr>
            </w:rPrChange>
          </w:rPr>
          <w:t>与</w:t>
        </w:r>
      </w:ins>
      <w:ins w:id="440" w:author="Charon" w:date="2024-01-25T22:19:56Z">
        <w:r>
          <w:rPr>
            <w:rFonts w:hint="eastAsia"/>
            <w:b w:val="0"/>
            <w:bCs w:val="0"/>
            <w:sz w:val="24"/>
            <w:szCs w:val="24"/>
            <w:lang w:val="en-US" w:eastAsia="zh-CN"/>
            <w:rPrChange w:id="441" w:author="Charon" w:date="2024-01-25T22:20:19Z">
              <w:rPr>
                <w:rFonts w:hint="eastAsia"/>
                <w:b/>
                <w:bCs/>
                <w:sz w:val="24"/>
                <w:szCs w:val="24"/>
                <w:lang w:val="en-US" w:eastAsia="zh-CN"/>
              </w:rPr>
            </w:rPrChange>
          </w:rPr>
          <w:t>3</w:t>
        </w:r>
      </w:ins>
      <w:ins w:id="443" w:author="Charon" w:date="2024-01-25T22:19:43Z">
        <w:r>
          <w:rPr>
            <w:rFonts w:hint="eastAsia"/>
            <w:b w:val="0"/>
            <w:bCs w:val="0"/>
            <w:sz w:val="24"/>
            <w:szCs w:val="24"/>
            <w:lang w:val="en-US" w:eastAsia="zh-CN"/>
            <w:rPrChange w:id="444" w:author="Charon" w:date="2024-01-25T22:20:19Z">
              <w:rPr>
                <w:rFonts w:hint="eastAsia"/>
                <w:b/>
                <w:bCs/>
                <w:sz w:val="24"/>
                <w:szCs w:val="24"/>
                <w:lang w:val="en-US" w:eastAsia="zh-CN"/>
              </w:rPr>
            </w:rPrChange>
          </w:rPr>
          <w:t>论</w:t>
        </w:r>
      </w:ins>
      <w:ins w:id="446" w:author="Charon" w:date="2024-01-25T22:20:09Z">
        <w:r>
          <w:rPr>
            <w:rFonts w:hint="eastAsia"/>
            <w:b w:val="0"/>
            <w:bCs w:val="0"/>
            <w:sz w:val="24"/>
            <w:szCs w:val="24"/>
            <w:lang w:val="en-US" w:eastAsia="zh-CN"/>
            <w:rPrChange w:id="447" w:author="Charon" w:date="2024-01-25T22:20:19Z">
              <w:rPr>
                <w:rFonts w:hint="eastAsia"/>
                <w:b/>
                <w:bCs/>
                <w:sz w:val="24"/>
                <w:szCs w:val="24"/>
                <w:lang w:val="en-US" w:eastAsia="zh-CN"/>
              </w:rPr>
            </w:rPrChange>
          </w:rPr>
          <w:t>辩论</w:t>
        </w:r>
      </w:ins>
      <w:ins w:id="449" w:author="Charon" w:date="2024-01-25T22:20:13Z">
        <w:r>
          <w:rPr>
            <w:rFonts w:hint="eastAsia"/>
            <w:b w:val="0"/>
            <w:bCs w:val="0"/>
            <w:sz w:val="24"/>
            <w:szCs w:val="24"/>
            <w:lang w:val="en-US" w:eastAsia="zh-CN"/>
            <w:rPrChange w:id="450" w:author="Charon" w:date="2024-01-25T22:20:19Z">
              <w:rPr>
                <w:rFonts w:hint="eastAsia"/>
                <w:b/>
                <w:bCs/>
                <w:sz w:val="24"/>
                <w:szCs w:val="24"/>
                <w:lang w:val="en-US" w:eastAsia="zh-CN"/>
              </w:rPr>
            </w:rPrChange>
          </w:rPr>
          <w:t>相似</w:t>
        </w:r>
      </w:ins>
      <w:ins w:id="452" w:author="Charon" w:date="2024-01-25T22:20:14Z">
        <w:r>
          <w:rPr>
            <w:rFonts w:hint="eastAsia"/>
            <w:b w:val="0"/>
            <w:bCs w:val="0"/>
            <w:sz w:val="24"/>
            <w:szCs w:val="24"/>
            <w:lang w:val="en-US" w:eastAsia="zh-CN"/>
            <w:rPrChange w:id="453" w:author="Charon" w:date="2024-01-25T22:20:19Z">
              <w:rPr>
                <w:rFonts w:hint="eastAsia"/>
                <w:b/>
                <w:bCs/>
                <w:sz w:val="24"/>
                <w:szCs w:val="24"/>
                <w:lang w:val="en-US" w:eastAsia="zh-CN"/>
              </w:rPr>
            </w:rPrChange>
          </w:rPr>
          <w:t>的</w:t>
        </w:r>
      </w:ins>
      <w:ins w:id="455" w:author="Charon" w:date="2024-01-25T22:20:15Z">
        <w:r>
          <w:rPr>
            <w:rFonts w:hint="eastAsia"/>
            <w:b w:val="0"/>
            <w:bCs w:val="0"/>
            <w:sz w:val="24"/>
            <w:szCs w:val="24"/>
            <w:lang w:val="en-US" w:eastAsia="zh-CN"/>
            <w:rPrChange w:id="456" w:author="Charon" w:date="2024-01-25T22:20:19Z">
              <w:rPr>
                <w:rFonts w:hint="eastAsia"/>
                <w:b/>
                <w:bCs/>
                <w:sz w:val="24"/>
                <w:szCs w:val="24"/>
                <w:lang w:val="en-US" w:eastAsia="zh-CN"/>
              </w:rPr>
            </w:rPrChange>
          </w:rPr>
          <w:t>表现</w:t>
        </w:r>
      </w:ins>
      <w:ins w:id="458" w:author="Charon" w:date="2024-01-25T22:20:27Z">
        <w:r>
          <w:rPr>
            <w:rFonts w:hint="eastAsia"/>
            <w:b w:val="0"/>
            <w:bCs w:val="0"/>
            <w:sz w:val="24"/>
            <w:szCs w:val="24"/>
            <w:lang w:val="en-US" w:eastAsia="zh-CN"/>
          </w:rPr>
          <w:t>，</w:t>
        </w:r>
      </w:ins>
      <w:ins w:id="459" w:author="Charon" w:date="2024-01-25T22:20:30Z">
        <w:r>
          <w:rPr>
            <w:rFonts w:hint="eastAsia"/>
            <w:b w:val="0"/>
            <w:bCs w:val="0"/>
            <w:sz w:val="24"/>
            <w:szCs w:val="24"/>
            <w:lang w:val="en-US" w:eastAsia="zh-CN"/>
          </w:rPr>
          <w:t>如图</w:t>
        </w:r>
      </w:ins>
      <w:ins w:id="460" w:author="Charon" w:date="2024-01-25T22:20:31Z">
        <w:r>
          <w:rPr>
            <w:rFonts w:hint="eastAsia"/>
            <w:b w:val="0"/>
            <w:bCs w:val="0"/>
            <w:sz w:val="24"/>
            <w:szCs w:val="24"/>
            <w:lang w:val="en-US" w:eastAsia="zh-CN"/>
          </w:rPr>
          <w:t>10</w:t>
        </w:r>
      </w:ins>
      <w:ins w:id="461" w:author="Charon" w:date="2024-01-25T22:20:33Z">
        <w:r>
          <w:rPr>
            <w:rFonts w:hint="eastAsia"/>
            <w:b w:val="0"/>
            <w:bCs w:val="0"/>
            <w:sz w:val="24"/>
            <w:szCs w:val="24"/>
            <w:lang w:val="en-US" w:eastAsia="zh-CN"/>
          </w:rPr>
          <w:t>所示</w:t>
        </w:r>
      </w:ins>
      <w:ins w:id="462" w:author="Charon" w:date="2024-01-25T22:20:15Z">
        <w:r>
          <w:rPr>
            <w:rFonts w:hint="eastAsia"/>
            <w:b w:val="0"/>
            <w:bCs w:val="0"/>
            <w:sz w:val="24"/>
            <w:szCs w:val="24"/>
            <w:lang w:val="en-US" w:eastAsia="zh-CN"/>
            <w:rPrChange w:id="463" w:author="Charon" w:date="2024-01-25T22:20:19Z">
              <w:rPr>
                <w:rFonts w:hint="eastAsia"/>
                <w:b/>
                <w:bCs/>
                <w:sz w:val="24"/>
                <w:szCs w:val="24"/>
                <w:lang w:val="en-US" w:eastAsia="zh-CN"/>
              </w:rPr>
            </w:rPrChange>
          </w:rPr>
          <w:t>。</w:t>
        </w:r>
      </w:ins>
    </w:p>
    <w:p>
      <w:pPr>
        <w:spacing w:line="360" w:lineRule="auto"/>
        <w:ind w:firstLine="420" w:firstLineChars="0"/>
        <w:jc w:val="center"/>
        <w:rPr>
          <w:ins w:id="466" w:author="Charon" w:date="2024-01-25T22:21:08Z"/>
        </w:rPr>
        <w:pPrChange w:id="465" w:author="Charon" w:date="2024-01-25T22:21:06Z">
          <w:pPr>
            <w:spacing w:line="360" w:lineRule="auto"/>
            <w:ind w:firstLine="0" w:firstLineChars="0"/>
          </w:pPr>
        </w:pPrChange>
      </w:pPr>
      <w:ins w:id="467" w:author="Charon" w:date="2024-01-25T22:21:03Z">
        <w:r>
          <w:rPr/>
          <w:drawing>
            <wp:inline distT="0" distB="0" distL="114300" distR="114300">
              <wp:extent cx="4241800" cy="1365250"/>
              <wp:effectExtent l="0" t="0" r="6350" b="635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2"/>
                      <a:stretch>
                        <a:fillRect/>
                      </a:stretch>
                    </pic:blipFill>
                    <pic:spPr>
                      <a:xfrm>
                        <a:off x="0" y="0"/>
                        <a:ext cx="4241800" cy="1365250"/>
                      </a:xfrm>
                      <a:prstGeom prst="rect">
                        <a:avLst/>
                      </a:prstGeom>
                      <a:noFill/>
                      <a:ln>
                        <a:noFill/>
                      </a:ln>
                    </pic:spPr>
                  </pic:pic>
                </a:graphicData>
              </a:graphic>
            </wp:inline>
          </w:drawing>
        </w:r>
      </w:ins>
    </w:p>
    <w:p>
      <w:pPr>
        <w:spacing w:line="360" w:lineRule="auto"/>
        <w:ind w:firstLine="420" w:firstLineChars="0"/>
        <w:jc w:val="center"/>
        <w:rPr>
          <w:ins w:id="470" w:author="Charon" w:date="2024-01-26T09:18:25Z"/>
          <w:rFonts w:hint="eastAsia" w:ascii="楷体" w:hAnsi="楷体" w:eastAsia="楷体" w:cs="楷体"/>
          <w:lang w:val="en-US" w:eastAsia="zh-CN"/>
        </w:rPr>
        <w:pPrChange w:id="469" w:author="Charon" w:date="2024-01-25T22:21:06Z">
          <w:pPr>
            <w:spacing w:line="360" w:lineRule="auto"/>
            <w:ind w:firstLine="0" w:firstLineChars="0"/>
          </w:pPr>
        </w:pPrChange>
      </w:pPr>
      <w:ins w:id="471" w:author="Charon" w:date="2024-01-25T22:21:09Z">
        <w:r>
          <w:rPr>
            <w:rFonts w:hint="eastAsia" w:ascii="楷体" w:hAnsi="楷体" w:eastAsia="楷体" w:cs="楷体"/>
            <w:lang w:val="en-US" w:eastAsia="zh-CN"/>
            <w:rPrChange w:id="472" w:author="Charon" w:date="2024-01-25T22:21:46Z">
              <w:rPr>
                <w:rFonts w:hint="eastAsia"/>
                <w:lang w:val="en-US" w:eastAsia="zh-CN"/>
              </w:rPr>
            </w:rPrChange>
          </w:rPr>
          <w:t>图10</w:t>
        </w:r>
      </w:ins>
      <w:ins w:id="474" w:author="Charon" w:date="2024-01-25T22:21:10Z">
        <w:r>
          <w:rPr>
            <w:rFonts w:hint="eastAsia" w:ascii="楷体" w:hAnsi="楷体" w:eastAsia="楷体" w:cs="楷体"/>
            <w:lang w:val="en-US" w:eastAsia="zh-CN"/>
            <w:rPrChange w:id="475" w:author="Charon" w:date="2024-01-25T22:21:46Z">
              <w:rPr>
                <w:rFonts w:hint="eastAsia"/>
                <w:lang w:val="en-US" w:eastAsia="zh-CN"/>
              </w:rPr>
            </w:rPrChange>
          </w:rPr>
          <w:t>.</w:t>
        </w:r>
      </w:ins>
      <w:ins w:id="477" w:author="Charon" w:date="2024-01-25T22:21:11Z">
        <w:r>
          <w:rPr>
            <w:rFonts w:hint="eastAsia" w:ascii="楷体" w:hAnsi="楷体" w:eastAsia="楷体" w:cs="楷体"/>
            <w:lang w:val="en-US" w:eastAsia="zh-CN"/>
            <w:rPrChange w:id="478" w:author="Charon" w:date="2024-01-25T22:21:46Z">
              <w:rPr>
                <w:rFonts w:hint="eastAsia"/>
                <w:lang w:val="en-US" w:eastAsia="zh-CN"/>
              </w:rPr>
            </w:rPrChange>
          </w:rPr>
          <w:t xml:space="preserve"> </w:t>
        </w:r>
      </w:ins>
      <w:ins w:id="480" w:author="Charon" w:date="2024-01-25T22:21:15Z">
        <w:r>
          <w:rPr>
            <w:rFonts w:hint="eastAsia" w:ascii="楷体" w:hAnsi="楷体" w:eastAsia="楷体" w:cs="楷体"/>
            <w:lang w:val="en-US" w:eastAsia="zh-CN"/>
            <w:rPrChange w:id="481" w:author="Charon" w:date="2024-01-25T22:21:46Z">
              <w:rPr>
                <w:rFonts w:hint="eastAsia"/>
                <w:lang w:val="en-US" w:eastAsia="zh-CN"/>
              </w:rPr>
            </w:rPrChange>
          </w:rPr>
          <w:t>不同的</w:t>
        </w:r>
      </w:ins>
      <w:ins w:id="483" w:author="Charon" w:date="2024-01-25T22:21:17Z">
        <w:r>
          <w:rPr>
            <w:rFonts w:hint="eastAsia" w:ascii="楷体" w:hAnsi="楷体" w:eastAsia="楷体" w:cs="楷体"/>
            <w:lang w:val="en-US" w:eastAsia="zh-CN"/>
            <w:rPrChange w:id="484" w:author="Charon" w:date="2024-01-25T22:21:46Z">
              <w:rPr>
                <w:rFonts w:hint="eastAsia"/>
                <w:lang w:val="en-US" w:eastAsia="zh-CN"/>
              </w:rPr>
            </w:rPrChange>
          </w:rPr>
          <w:t>代理数量、</w:t>
        </w:r>
      </w:ins>
      <w:ins w:id="486" w:author="Charon" w:date="2024-01-25T22:21:22Z">
        <w:r>
          <w:rPr>
            <w:rFonts w:hint="eastAsia" w:ascii="楷体" w:hAnsi="楷体" w:eastAsia="楷体" w:cs="楷体"/>
            <w:lang w:val="en-US" w:eastAsia="zh-CN"/>
            <w:rPrChange w:id="487" w:author="Charon" w:date="2024-01-25T22:21:46Z">
              <w:rPr>
                <w:rFonts w:hint="eastAsia"/>
                <w:lang w:val="en-US" w:eastAsia="zh-CN"/>
              </w:rPr>
            </w:rPrChange>
          </w:rPr>
          <w:t>辩论</w:t>
        </w:r>
      </w:ins>
      <w:ins w:id="489" w:author="Charon" w:date="2024-01-25T22:21:27Z">
        <w:r>
          <w:rPr>
            <w:rFonts w:hint="eastAsia" w:ascii="楷体" w:hAnsi="楷体" w:eastAsia="楷体" w:cs="楷体"/>
            <w:lang w:val="en-US" w:eastAsia="zh-CN"/>
            <w:rPrChange w:id="490" w:author="Charon" w:date="2024-01-25T22:21:46Z">
              <w:rPr>
                <w:rFonts w:hint="eastAsia"/>
                <w:lang w:val="en-US" w:eastAsia="zh-CN"/>
              </w:rPr>
            </w:rPrChange>
          </w:rPr>
          <w:t>轮数的</w:t>
        </w:r>
      </w:ins>
      <w:ins w:id="492" w:author="Charon" w:date="2024-01-25T22:21:36Z">
        <w:r>
          <w:rPr>
            <w:rFonts w:hint="eastAsia" w:ascii="楷体" w:hAnsi="楷体" w:eastAsia="楷体" w:cs="楷体"/>
            <w:lang w:val="en-US" w:eastAsia="zh-CN"/>
            <w:rPrChange w:id="493" w:author="Charon" w:date="2024-01-25T22:21:46Z">
              <w:rPr>
                <w:rFonts w:hint="eastAsia"/>
                <w:lang w:val="en-US" w:eastAsia="zh-CN"/>
              </w:rPr>
            </w:rPrChange>
          </w:rPr>
          <w:t>模型</w:t>
        </w:r>
      </w:ins>
      <w:ins w:id="495" w:author="Charon" w:date="2024-01-25T22:21:37Z">
        <w:r>
          <w:rPr>
            <w:rFonts w:hint="eastAsia" w:ascii="楷体" w:hAnsi="楷体" w:eastAsia="楷体" w:cs="楷体"/>
            <w:lang w:val="en-US" w:eastAsia="zh-CN"/>
            <w:rPrChange w:id="496" w:author="Charon" w:date="2024-01-25T22:21:46Z">
              <w:rPr>
                <w:rFonts w:hint="eastAsia"/>
                <w:lang w:val="en-US" w:eastAsia="zh-CN"/>
              </w:rPr>
            </w:rPrChange>
          </w:rPr>
          <w:t>性能</w:t>
        </w:r>
      </w:ins>
      <w:ins w:id="498" w:author="Charon" w:date="2024-01-25T22:21:38Z">
        <w:r>
          <w:rPr>
            <w:rFonts w:hint="eastAsia" w:ascii="楷体" w:hAnsi="楷体" w:eastAsia="楷体" w:cs="楷体"/>
            <w:lang w:val="en-US" w:eastAsia="zh-CN"/>
            <w:rPrChange w:id="499" w:author="Charon" w:date="2024-01-25T22:21:46Z">
              <w:rPr>
                <w:rFonts w:hint="eastAsia"/>
                <w:lang w:val="en-US" w:eastAsia="zh-CN"/>
              </w:rPr>
            </w:rPrChange>
          </w:rPr>
          <w:t>变化</w:t>
        </w:r>
      </w:ins>
      <w:ins w:id="501" w:author="Charon" w:date="2024-01-25T22:21:49Z">
        <w:r>
          <w:rPr>
            <w:rFonts w:hint="eastAsia" w:ascii="楷体" w:hAnsi="楷体" w:eastAsia="楷体" w:cs="楷体"/>
            <w:lang w:val="en-US" w:eastAsia="zh-CN"/>
          </w:rPr>
          <w:t>。</w:t>
        </w:r>
      </w:ins>
    </w:p>
    <w:p>
      <w:pPr>
        <w:spacing w:line="360" w:lineRule="auto"/>
        <w:ind w:firstLine="420" w:firstLineChars="0"/>
        <w:jc w:val="both"/>
        <w:rPr>
          <w:ins w:id="503" w:author="Charon" w:date="2024-01-26T09:22:26Z"/>
          <w:rFonts w:hint="eastAsia" w:ascii="宋体" w:hAnsi="宋体" w:cs="宋体"/>
          <w:b w:val="0"/>
          <w:bCs w:val="0"/>
          <w:sz w:val="24"/>
          <w:lang w:val="en-US" w:eastAsia="zh-CN"/>
        </w:rPr>
        <w:pPrChange w:id="502" w:author="Charon" w:date="2024-01-26T09:18:26Z">
          <w:pPr>
            <w:spacing w:line="360" w:lineRule="auto"/>
            <w:ind w:firstLine="0" w:firstLineChars="0"/>
          </w:pPr>
        </w:pPrChange>
      </w:pPr>
      <w:ins w:id="504" w:author="Charon" w:date="2024-01-26T09:19:28Z">
        <w:r>
          <w:rPr>
            <w:rFonts w:hint="eastAsia" w:ascii="宋体" w:hAnsi="宋体" w:cs="宋体"/>
            <w:b/>
            <w:bCs/>
            <w:sz w:val="24"/>
            <w:lang w:val="en-US" w:eastAsia="zh-CN"/>
          </w:rPr>
          <w:t>每轮</w:t>
        </w:r>
      </w:ins>
      <w:ins w:id="505" w:author="Charon" w:date="2024-01-26T09:18:28Z">
        <w:r>
          <w:rPr>
            <w:rFonts w:hint="eastAsia" w:ascii="宋体" w:hAnsi="宋体" w:eastAsia="宋体" w:cs="宋体"/>
            <w:b/>
            <w:bCs/>
            <w:sz w:val="24"/>
            <w:lang w:val="en-US" w:eastAsia="zh-CN"/>
            <w:rPrChange w:id="506" w:author="Charon" w:date="2024-01-26T09:18:37Z">
              <w:rPr>
                <w:rFonts w:hint="eastAsia" w:ascii="楷体" w:hAnsi="楷体" w:eastAsia="楷体" w:cs="楷体"/>
                <w:lang w:val="en-US" w:eastAsia="zh-CN"/>
              </w:rPr>
            </w:rPrChange>
          </w:rPr>
          <w:t>辩论</w:t>
        </w:r>
      </w:ins>
      <w:ins w:id="508" w:author="Charon" w:date="2024-01-26T09:18:29Z">
        <w:r>
          <w:rPr>
            <w:rFonts w:hint="eastAsia" w:ascii="宋体" w:hAnsi="宋体" w:eastAsia="宋体" w:cs="宋体"/>
            <w:b/>
            <w:bCs/>
            <w:sz w:val="24"/>
            <w:lang w:val="en-US" w:eastAsia="zh-CN"/>
            <w:rPrChange w:id="509" w:author="Charon" w:date="2024-01-26T09:18:37Z">
              <w:rPr>
                <w:rFonts w:hint="eastAsia" w:ascii="楷体" w:hAnsi="楷体" w:eastAsia="楷体" w:cs="楷体"/>
                <w:lang w:val="en-US" w:eastAsia="zh-CN"/>
              </w:rPr>
            </w:rPrChange>
          </w:rPr>
          <w:t>长度</w:t>
        </w:r>
      </w:ins>
      <w:ins w:id="511" w:author="Charon" w:date="2024-01-26T09:18:39Z">
        <w:r>
          <w:rPr>
            <w:rFonts w:hint="eastAsia" w:ascii="宋体" w:hAnsi="宋体" w:cs="宋体"/>
            <w:b/>
            <w:bCs/>
            <w:sz w:val="24"/>
            <w:lang w:val="en-US" w:eastAsia="zh-CN"/>
          </w:rPr>
          <w:t>：</w:t>
        </w:r>
      </w:ins>
      <w:ins w:id="512" w:author="Charon" w:date="2024-01-26T09:19:08Z">
        <w:r>
          <w:rPr>
            <w:rFonts w:hint="eastAsia" w:ascii="宋体" w:hAnsi="宋体" w:cs="宋体"/>
            <w:b w:val="0"/>
            <w:bCs w:val="0"/>
            <w:sz w:val="24"/>
            <w:lang w:val="en-US" w:eastAsia="zh-CN"/>
            <w:rPrChange w:id="513" w:author="Charon" w:date="2024-01-26T09:19:25Z">
              <w:rPr>
                <w:rFonts w:hint="eastAsia" w:ascii="宋体" w:hAnsi="宋体" w:cs="宋体"/>
                <w:b/>
                <w:bCs/>
                <w:sz w:val="24"/>
                <w:lang w:val="en-US" w:eastAsia="zh-CN"/>
              </w:rPr>
            </w:rPrChange>
          </w:rPr>
          <w:t>长</w:t>
        </w:r>
      </w:ins>
      <w:ins w:id="515" w:author="Charon" w:date="2024-01-26T09:19:20Z">
        <w:r>
          <w:rPr>
            <w:rFonts w:hint="eastAsia" w:ascii="宋体" w:hAnsi="宋体" w:cs="宋体"/>
            <w:b w:val="0"/>
            <w:bCs w:val="0"/>
            <w:sz w:val="24"/>
            <w:lang w:val="en-US" w:eastAsia="zh-CN"/>
            <w:rPrChange w:id="516" w:author="Charon" w:date="2024-01-26T09:19:25Z">
              <w:rPr>
                <w:rFonts w:hint="eastAsia" w:ascii="宋体" w:hAnsi="宋体" w:cs="宋体"/>
                <w:b/>
                <w:bCs/>
                <w:sz w:val="24"/>
                <w:lang w:val="en-US" w:eastAsia="zh-CN"/>
              </w:rPr>
            </w:rPrChange>
          </w:rPr>
          <w:t>辩论</w:t>
        </w:r>
      </w:ins>
      <w:ins w:id="518" w:author="Charon" w:date="2024-01-26T09:19:14Z">
        <w:r>
          <w:rPr>
            <w:rFonts w:hint="default" w:ascii="Times New Roman" w:hAnsi="Times New Roman" w:cs="Times New Roman"/>
            <w:b w:val="0"/>
            <w:bCs w:val="0"/>
            <w:sz w:val="24"/>
            <w:lang w:val="en-US" w:eastAsia="zh-CN"/>
            <w:rPrChange w:id="519" w:author="Charon" w:date="2024-01-26T09:25:48Z">
              <w:rPr>
                <w:rFonts w:hint="eastAsia" w:ascii="宋体" w:hAnsi="宋体" w:cs="宋体"/>
                <w:b/>
                <w:bCs/>
                <w:sz w:val="24"/>
                <w:lang w:val="en-US" w:eastAsia="zh-CN"/>
              </w:rPr>
            </w:rPrChange>
          </w:rPr>
          <w:t>prompt</w:t>
        </w:r>
      </w:ins>
      <w:ins w:id="521" w:author="Charon" w:date="2024-01-26T09:19:38Z">
        <w:r>
          <w:rPr>
            <w:rFonts w:hint="eastAsia" w:ascii="宋体" w:hAnsi="宋体" w:cs="宋体"/>
            <w:b w:val="0"/>
            <w:bCs w:val="0"/>
            <w:sz w:val="24"/>
            <w:lang w:val="en-US" w:eastAsia="zh-CN"/>
          </w:rPr>
          <w:t>的</w:t>
        </w:r>
      </w:ins>
      <w:ins w:id="522" w:author="Charon" w:date="2024-01-26T09:19:51Z">
        <w:r>
          <w:rPr>
            <w:rFonts w:hint="eastAsia" w:ascii="宋体" w:hAnsi="宋体" w:cs="宋体"/>
            <w:b w:val="0"/>
            <w:bCs w:val="0"/>
            <w:sz w:val="24"/>
            <w:lang w:val="en-US" w:eastAsia="zh-CN"/>
          </w:rPr>
          <w:t>收敛速度</w:t>
        </w:r>
      </w:ins>
      <w:ins w:id="523" w:author="Charon" w:date="2024-01-26T09:19:57Z">
        <w:r>
          <w:rPr>
            <w:rFonts w:hint="eastAsia" w:ascii="宋体" w:hAnsi="宋体" w:cs="宋体"/>
            <w:b w:val="0"/>
            <w:bCs w:val="0"/>
            <w:sz w:val="24"/>
            <w:lang w:val="en-US" w:eastAsia="zh-CN"/>
          </w:rPr>
          <w:t>较</w:t>
        </w:r>
      </w:ins>
      <w:ins w:id="524" w:author="Charon" w:date="2024-01-26T09:19:59Z">
        <w:r>
          <w:rPr>
            <w:rFonts w:hint="eastAsia" w:ascii="宋体" w:hAnsi="宋体" w:cs="宋体"/>
            <w:b w:val="0"/>
            <w:bCs w:val="0"/>
            <w:sz w:val="24"/>
            <w:lang w:val="en-US" w:eastAsia="zh-CN"/>
          </w:rPr>
          <w:t>短</w:t>
        </w:r>
      </w:ins>
      <w:ins w:id="525" w:author="Charon" w:date="2024-01-26T09:20:03Z">
        <w:r>
          <w:rPr>
            <w:rFonts w:hint="eastAsia" w:ascii="宋体" w:hAnsi="宋体" w:cs="宋体"/>
            <w:b w:val="0"/>
            <w:bCs w:val="0"/>
            <w:sz w:val="24"/>
            <w:lang w:val="en-US" w:eastAsia="zh-CN"/>
          </w:rPr>
          <w:t>辩论</w:t>
        </w:r>
      </w:ins>
      <w:ins w:id="526" w:author="Charon" w:date="2024-01-26T09:20:00Z">
        <w:r>
          <w:rPr>
            <w:rFonts w:hint="default" w:ascii="Times New Roman" w:hAnsi="Times New Roman" w:cs="Times New Roman"/>
            <w:b w:val="0"/>
            <w:bCs w:val="0"/>
            <w:sz w:val="24"/>
            <w:lang w:val="en-US" w:eastAsia="zh-CN"/>
            <w:rPrChange w:id="527" w:author="Charon" w:date="2024-01-26T09:25:57Z">
              <w:rPr>
                <w:rFonts w:hint="eastAsia" w:ascii="宋体" w:hAnsi="宋体" w:cs="宋体"/>
                <w:b w:val="0"/>
                <w:bCs w:val="0"/>
                <w:sz w:val="24"/>
                <w:lang w:val="en-US" w:eastAsia="zh-CN"/>
              </w:rPr>
            </w:rPrChange>
          </w:rPr>
          <w:t>prompt</w:t>
        </w:r>
      </w:ins>
      <w:ins w:id="529" w:author="Charon" w:date="2024-01-26T09:20:15Z">
        <w:r>
          <w:rPr>
            <w:rFonts w:hint="eastAsia" w:ascii="宋体" w:hAnsi="宋体" w:cs="宋体"/>
            <w:b w:val="0"/>
            <w:bCs w:val="0"/>
            <w:sz w:val="24"/>
            <w:lang w:val="en-US" w:eastAsia="zh-CN"/>
          </w:rPr>
          <w:t>更慢，</w:t>
        </w:r>
      </w:ins>
      <w:ins w:id="530" w:author="Charon" w:date="2024-01-26T09:20:16Z">
        <w:r>
          <w:rPr>
            <w:rFonts w:hint="eastAsia" w:ascii="宋体" w:hAnsi="宋体" w:cs="宋体"/>
            <w:b w:val="0"/>
            <w:bCs w:val="0"/>
            <w:sz w:val="24"/>
            <w:lang w:val="en-US" w:eastAsia="zh-CN"/>
          </w:rPr>
          <w:t>但是</w:t>
        </w:r>
      </w:ins>
      <w:ins w:id="531" w:author="Charon" w:date="2024-01-26T09:20:17Z">
        <w:r>
          <w:rPr>
            <w:rFonts w:hint="eastAsia" w:ascii="宋体" w:hAnsi="宋体" w:cs="宋体"/>
            <w:b w:val="0"/>
            <w:bCs w:val="0"/>
            <w:sz w:val="24"/>
            <w:lang w:val="en-US" w:eastAsia="zh-CN"/>
          </w:rPr>
          <w:t>可以</w:t>
        </w:r>
      </w:ins>
      <w:ins w:id="532" w:author="Charon" w:date="2024-01-26T09:20:19Z">
        <w:r>
          <w:rPr>
            <w:rFonts w:hint="eastAsia" w:ascii="宋体" w:hAnsi="宋体" w:cs="宋体"/>
            <w:b w:val="0"/>
            <w:bCs w:val="0"/>
            <w:sz w:val="24"/>
            <w:lang w:val="en-US" w:eastAsia="zh-CN"/>
          </w:rPr>
          <w:t>达到</w:t>
        </w:r>
      </w:ins>
      <w:ins w:id="533" w:author="Charon" w:date="2024-01-26T09:20:20Z">
        <w:r>
          <w:rPr>
            <w:rFonts w:hint="eastAsia" w:ascii="宋体" w:hAnsi="宋体" w:cs="宋体"/>
            <w:b w:val="0"/>
            <w:bCs w:val="0"/>
            <w:sz w:val="24"/>
            <w:lang w:val="en-US" w:eastAsia="zh-CN"/>
          </w:rPr>
          <w:t>更好的</w:t>
        </w:r>
      </w:ins>
      <w:ins w:id="534" w:author="Charon" w:date="2024-01-26T09:20:21Z">
        <w:r>
          <w:rPr>
            <w:rFonts w:hint="eastAsia" w:ascii="宋体" w:hAnsi="宋体" w:cs="宋体"/>
            <w:b w:val="0"/>
            <w:bCs w:val="0"/>
            <w:sz w:val="24"/>
            <w:lang w:val="en-US" w:eastAsia="zh-CN"/>
          </w:rPr>
          <w:t>效果</w:t>
        </w:r>
      </w:ins>
      <w:ins w:id="535" w:author="Charon" w:date="2024-01-26T09:20:28Z">
        <w:r>
          <w:rPr>
            <w:rFonts w:hint="eastAsia" w:ascii="宋体" w:hAnsi="宋体" w:cs="宋体"/>
            <w:b w:val="0"/>
            <w:bCs w:val="0"/>
            <w:sz w:val="24"/>
            <w:lang w:val="en-US" w:eastAsia="zh-CN"/>
          </w:rPr>
          <w:t>，</w:t>
        </w:r>
      </w:ins>
      <w:ins w:id="536" w:author="Charon" w:date="2024-01-26T09:20:31Z">
        <w:r>
          <w:rPr>
            <w:rFonts w:hint="eastAsia" w:ascii="宋体" w:hAnsi="宋体" w:cs="宋体"/>
            <w:b w:val="0"/>
            <w:bCs w:val="0"/>
            <w:sz w:val="24"/>
            <w:lang w:val="en-US" w:eastAsia="zh-CN"/>
          </w:rPr>
          <w:t>如图</w:t>
        </w:r>
      </w:ins>
      <w:ins w:id="537" w:author="Charon" w:date="2024-01-26T09:20:32Z">
        <w:r>
          <w:rPr>
            <w:rFonts w:hint="eastAsia" w:ascii="宋体" w:hAnsi="宋体" w:cs="宋体"/>
            <w:b w:val="0"/>
            <w:bCs w:val="0"/>
            <w:sz w:val="24"/>
            <w:lang w:val="en-US" w:eastAsia="zh-CN"/>
          </w:rPr>
          <w:t>11</w:t>
        </w:r>
      </w:ins>
      <w:ins w:id="538" w:author="Charon" w:date="2024-01-26T09:20:35Z">
        <w:r>
          <w:rPr>
            <w:rFonts w:hint="eastAsia" w:ascii="宋体" w:hAnsi="宋体" w:cs="宋体"/>
            <w:b w:val="0"/>
            <w:bCs w:val="0"/>
            <w:sz w:val="24"/>
            <w:lang w:val="en-US" w:eastAsia="zh-CN"/>
          </w:rPr>
          <w:t>所示。</w:t>
        </w:r>
      </w:ins>
    </w:p>
    <w:p>
      <w:pPr>
        <w:spacing w:line="360" w:lineRule="auto"/>
        <w:ind w:firstLine="420" w:firstLineChars="0"/>
        <w:jc w:val="center"/>
        <w:rPr>
          <w:ins w:id="540" w:author="Charon" w:date="2024-01-26T09:22:32Z"/>
        </w:rPr>
        <w:pPrChange w:id="539" w:author="Charon" w:date="2024-01-26T09:22:30Z">
          <w:pPr>
            <w:spacing w:line="360" w:lineRule="auto"/>
            <w:ind w:firstLine="0" w:firstLineChars="0"/>
          </w:pPr>
        </w:pPrChange>
      </w:pPr>
      <w:ins w:id="541" w:author="Charon" w:date="2024-01-26T09:22:27Z">
        <w:r>
          <w:rPr/>
          <w:drawing>
            <wp:inline distT="0" distB="0" distL="114300" distR="114300">
              <wp:extent cx="1638300" cy="1206500"/>
              <wp:effectExtent l="0" t="0" r="0" b="1270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1638300" cy="1206500"/>
                      </a:xfrm>
                      <a:prstGeom prst="rect">
                        <a:avLst/>
                      </a:prstGeom>
                      <a:noFill/>
                      <a:ln>
                        <a:noFill/>
                      </a:ln>
                    </pic:spPr>
                  </pic:pic>
                </a:graphicData>
              </a:graphic>
            </wp:inline>
          </w:drawing>
        </w:r>
      </w:ins>
    </w:p>
    <w:p>
      <w:pPr>
        <w:spacing w:line="360" w:lineRule="auto"/>
        <w:ind w:firstLine="420" w:firstLineChars="0"/>
        <w:jc w:val="center"/>
        <w:rPr>
          <w:ins w:id="544" w:author="Charon" w:date="2024-01-26T09:23:10Z"/>
          <w:rFonts w:hint="eastAsia" w:ascii="楷体" w:hAnsi="楷体" w:eastAsia="楷体" w:cs="楷体"/>
          <w:lang w:val="en-US" w:eastAsia="zh-CN"/>
        </w:rPr>
        <w:pPrChange w:id="543" w:author="Charon" w:date="2024-01-26T09:22:36Z">
          <w:pPr>
            <w:spacing w:line="360" w:lineRule="auto"/>
            <w:ind w:firstLine="0" w:firstLineChars="0"/>
          </w:pPr>
        </w:pPrChange>
      </w:pPr>
      <w:ins w:id="545" w:author="Charon" w:date="2024-01-26T09:22:33Z">
        <w:r>
          <w:rPr>
            <w:rFonts w:hint="eastAsia" w:ascii="楷体" w:hAnsi="楷体" w:eastAsia="楷体" w:cs="楷体"/>
            <w:lang w:val="en-US" w:eastAsia="zh-CN"/>
            <w:rPrChange w:id="546" w:author="Charon" w:date="2024-01-26T09:23:07Z">
              <w:rPr>
                <w:rFonts w:hint="eastAsia"/>
                <w:lang w:val="en-US" w:eastAsia="zh-CN"/>
              </w:rPr>
            </w:rPrChange>
          </w:rPr>
          <w:t>图</w:t>
        </w:r>
      </w:ins>
      <w:ins w:id="548" w:author="Charon" w:date="2024-01-26T09:22:34Z">
        <w:r>
          <w:rPr>
            <w:rFonts w:hint="eastAsia" w:ascii="楷体" w:hAnsi="楷体" w:eastAsia="楷体" w:cs="楷体"/>
            <w:lang w:val="en-US" w:eastAsia="zh-CN"/>
            <w:rPrChange w:id="549" w:author="Charon" w:date="2024-01-26T09:23:07Z">
              <w:rPr>
                <w:rFonts w:hint="eastAsia"/>
                <w:lang w:val="en-US" w:eastAsia="zh-CN"/>
              </w:rPr>
            </w:rPrChange>
          </w:rPr>
          <w:t>11</w:t>
        </w:r>
      </w:ins>
      <w:ins w:id="551" w:author="Charon" w:date="2024-01-26T09:22:37Z">
        <w:r>
          <w:rPr>
            <w:rFonts w:hint="eastAsia" w:ascii="楷体" w:hAnsi="楷体" w:eastAsia="楷体" w:cs="楷体"/>
            <w:lang w:val="en-US" w:eastAsia="zh-CN"/>
            <w:rPrChange w:id="552" w:author="Charon" w:date="2024-01-26T09:23:07Z">
              <w:rPr>
                <w:rFonts w:hint="eastAsia"/>
                <w:lang w:val="en-US" w:eastAsia="zh-CN"/>
              </w:rPr>
            </w:rPrChange>
          </w:rPr>
          <w:t>.</w:t>
        </w:r>
      </w:ins>
      <w:ins w:id="554" w:author="Charon" w:date="2024-01-26T09:22:38Z">
        <w:r>
          <w:rPr>
            <w:rFonts w:hint="eastAsia" w:ascii="楷体" w:hAnsi="楷体" w:eastAsia="楷体" w:cs="楷体"/>
            <w:lang w:val="en-US" w:eastAsia="zh-CN"/>
            <w:rPrChange w:id="555" w:author="Charon" w:date="2024-01-26T09:23:07Z">
              <w:rPr>
                <w:rFonts w:hint="eastAsia"/>
                <w:lang w:val="en-US" w:eastAsia="zh-CN"/>
              </w:rPr>
            </w:rPrChange>
          </w:rPr>
          <w:t xml:space="preserve"> </w:t>
        </w:r>
      </w:ins>
      <w:ins w:id="557" w:author="Charon" w:date="2024-01-26T09:22:43Z">
        <w:r>
          <w:rPr>
            <w:rFonts w:hint="eastAsia" w:ascii="楷体" w:hAnsi="楷体" w:eastAsia="楷体" w:cs="楷体"/>
            <w:lang w:val="en-US" w:eastAsia="zh-CN"/>
            <w:rPrChange w:id="558" w:author="Charon" w:date="2024-01-26T09:23:07Z">
              <w:rPr>
                <w:rFonts w:hint="eastAsia"/>
                <w:lang w:val="en-US" w:eastAsia="zh-CN"/>
              </w:rPr>
            </w:rPrChange>
          </w:rPr>
          <w:t>长辩论</w:t>
        </w:r>
      </w:ins>
      <w:ins w:id="560" w:author="Charon" w:date="2024-01-26T09:22:44Z">
        <w:r>
          <w:rPr>
            <w:rFonts w:hint="default" w:ascii="Times New Roman" w:hAnsi="Times New Roman" w:eastAsia="楷体" w:cs="Times New Roman"/>
            <w:lang w:val="en-US" w:eastAsia="zh-CN"/>
            <w:rPrChange w:id="561" w:author="Charon" w:date="2024-01-26T09:25:39Z">
              <w:rPr>
                <w:rFonts w:hint="eastAsia"/>
                <w:lang w:val="en-US" w:eastAsia="zh-CN"/>
              </w:rPr>
            </w:rPrChange>
          </w:rPr>
          <w:t>prompt</w:t>
        </w:r>
      </w:ins>
      <w:ins w:id="563" w:author="Charon" w:date="2024-01-26T09:22:45Z">
        <w:r>
          <w:rPr>
            <w:rFonts w:hint="eastAsia" w:ascii="楷体" w:hAnsi="楷体" w:eastAsia="楷体" w:cs="楷体"/>
            <w:lang w:val="en-US" w:eastAsia="zh-CN"/>
            <w:rPrChange w:id="564" w:author="Charon" w:date="2024-01-26T09:23:07Z">
              <w:rPr>
                <w:rFonts w:hint="eastAsia"/>
                <w:lang w:val="en-US" w:eastAsia="zh-CN"/>
              </w:rPr>
            </w:rPrChange>
          </w:rPr>
          <w:t>和</w:t>
        </w:r>
      </w:ins>
      <w:ins w:id="566" w:author="Charon" w:date="2024-01-26T09:22:47Z">
        <w:r>
          <w:rPr>
            <w:rFonts w:hint="eastAsia" w:ascii="楷体" w:hAnsi="楷体" w:eastAsia="楷体" w:cs="楷体"/>
            <w:lang w:val="en-US" w:eastAsia="zh-CN"/>
            <w:rPrChange w:id="567" w:author="Charon" w:date="2024-01-26T09:23:07Z">
              <w:rPr>
                <w:rFonts w:hint="eastAsia"/>
                <w:lang w:val="en-US" w:eastAsia="zh-CN"/>
              </w:rPr>
            </w:rPrChange>
          </w:rPr>
          <w:t>短</w:t>
        </w:r>
      </w:ins>
      <w:ins w:id="569" w:author="Charon" w:date="2024-01-26T09:22:48Z">
        <w:r>
          <w:rPr>
            <w:rFonts w:hint="eastAsia" w:ascii="楷体" w:hAnsi="楷体" w:eastAsia="楷体" w:cs="楷体"/>
            <w:lang w:val="en-US" w:eastAsia="zh-CN"/>
            <w:rPrChange w:id="570" w:author="Charon" w:date="2024-01-26T09:23:07Z">
              <w:rPr>
                <w:rFonts w:hint="eastAsia"/>
                <w:lang w:val="en-US" w:eastAsia="zh-CN"/>
              </w:rPr>
            </w:rPrChange>
          </w:rPr>
          <w:t>辩论</w:t>
        </w:r>
      </w:ins>
      <w:ins w:id="572" w:author="Charon" w:date="2024-01-26T09:22:49Z">
        <w:r>
          <w:rPr>
            <w:rFonts w:hint="default" w:ascii="Times New Roman" w:hAnsi="Times New Roman" w:eastAsia="楷体" w:cs="Times New Roman"/>
            <w:lang w:val="en-US" w:eastAsia="zh-CN"/>
            <w:rPrChange w:id="573" w:author="Charon" w:date="2024-01-26T09:25:42Z">
              <w:rPr>
                <w:rFonts w:hint="eastAsia"/>
                <w:lang w:val="en-US" w:eastAsia="zh-CN"/>
              </w:rPr>
            </w:rPrChange>
          </w:rPr>
          <w:t>prompt</w:t>
        </w:r>
      </w:ins>
      <w:ins w:id="575" w:author="Charon" w:date="2024-01-26T09:22:50Z">
        <w:r>
          <w:rPr>
            <w:rFonts w:hint="eastAsia" w:ascii="楷体" w:hAnsi="楷体" w:eastAsia="楷体" w:cs="楷体"/>
            <w:lang w:val="en-US" w:eastAsia="zh-CN"/>
            <w:rPrChange w:id="576" w:author="Charon" w:date="2024-01-26T09:23:07Z">
              <w:rPr>
                <w:rFonts w:hint="eastAsia"/>
                <w:lang w:val="en-US" w:eastAsia="zh-CN"/>
              </w:rPr>
            </w:rPrChange>
          </w:rPr>
          <w:t>在</w:t>
        </w:r>
      </w:ins>
      <w:ins w:id="578" w:author="Charon" w:date="2024-01-26T09:22:53Z">
        <w:r>
          <w:rPr>
            <w:rFonts w:hint="eastAsia" w:ascii="楷体" w:hAnsi="楷体" w:eastAsia="楷体" w:cs="楷体"/>
            <w:lang w:val="en-US" w:eastAsia="zh-CN"/>
            <w:rPrChange w:id="579" w:author="Charon" w:date="2024-01-26T09:23:07Z">
              <w:rPr>
                <w:rFonts w:hint="eastAsia"/>
                <w:lang w:val="en-US" w:eastAsia="zh-CN"/>
              </w:rPr>
            </w:rPrChange>
          </w:rPr>
          <w:t>不同</w:t>
        </w:r>
      </w:ins>
      <w:ins w:id="581" w:author="Charon" w:date="2024-01-26T09:22:59Z">
        <w:r>
          <w:rPr>
            <w:rFonts w:hint="eastAsia" w:ascii="楷体" w:hAnsi="楷体" w:eastAsia="楷体" w:cs="楷体"/>
            <w:lang w:val="en-US" w:eastAsia="zh-CN"/>
            <w:rPrChange w:id="582" w:author="Charon" w:date="2024-01-26T09:23:07Z">
              <w:rPr>
                <w:rFonts w:hint="eastAsia"/>
                <w:lang w:val="en-US" w:eastAsia="zh-CN"/>
              </w:rPr>
            </w:rPrChange>
          </w:rPr>
          <w:t>轮数</w:t>
        </w:r>
      </w:ins>
      <w:ins w:id="584" w:author="Charon" w:date="2024-01-26T09:23:00Z">
        <w:r>
          <w:rPr>
            <w:rFonts w:hint="eastAsia" w:ascii="楷体" w:hAnsi="楷体" w:eastAsia="楷体" w:cs="楷体"/>
            <w:lang w:val="en-US" w:eastAsia="zh-CN"/>
            <w:rPrChange w:id="585" w:author="Charon" w:date="2024-01-26T09:23:07Z">
              <w:rPr>
                <w:rFonts w:hint="eastAsia"/>
                <w:lang w:val="en-US" w:eastAsia="zh-CN"/>
              </w:rPr>
            </w:rPrChange>
          </w:rPr>
          <w:t>下的</w:t>
        </w:r>
      </w:ins>
      <w:ins w:id="587" w:author="Charon" w:date="2024-01-26T09:23:01Z">
        <w:r>
          <w:rPr>
            <w:rFonts w:hint="eastAsia" w:ascii="楷体" w:hAnsi="楷体" w:eastAsia="楷体" w:cs="楷体"/>
            <w:lang w:val="en-US" w:eastAsia="zh-CN"/>
            <w:rPrChange w:id="588" w:author="Charon" w:date="2024-01-26T09:23:07Z">
              <w:rPr>
                <w:rFonts w:hint="eastAsia"/>
                <w:lang w:val="en-US" w:eastAsia="zh-CN"/>
              </w:rPr>
            </w:rPrChange>
          </w:rPr>
          <w:t>模型</w:t>
        </w:r>
      </w:ins>
      <w:ins w:id="590" w:author="Charon" w:date="2024-01-26T09:23:02Z">
        <w:r>
          <w:rPr>
            <w:rFonts w:hint="eastAsia" w:ascii="楷体" w:hAnsi="楷体" w:eastAsia="楷体" w:cs="楷体"/>
            <w:lang w:val="en-US" w:eastAsia="zh-CN"/>
            <w:rPrChange w:id="591" w:author="Charon" w:date="2024-01-26T09:23:07Z">
              <w:rPr>
                <w:rFonts w:hint="eastAsia"/>
                <w:lang w:val="en-US" w:eastAsia="zh-CN"/>
              </w:rPr>
            </w:rPrChange>
          </w:rPr>
          <w:t>性能</w:t>
        </w:r>
      </w:ins>
      <w:ins w:id="593" w:author="Charon" w:date="2024-01-26T09:23:03Z">
        <w:r>
          <w:rPr>
            <w:rFonts w:hint="eastAsia" w:ascii="楷体" w:hAnsi="楷体" w:eastAsia="楷体" w:cs="楷体"/>
            <w:lang w:val="en-US" w:eastAsia="zh-CN"/>
            <w:rPrChange w:id="594" w:author="Charon" w:date="2024-01-26T09:23:07Z">
              <w:rPr>
                <w:rFonts w:hint="eastAsia"/>
                <w:lang w:val="en-US" w:eastAsia="zh-CN"/>
              </w:rPr>
            </w:rPrChange>
          </w:rPr>
          <w:t>比较。</w:t>
        </w:r>
      </w:ins>
    </w:p>
    <w:p>
      <w:pPr>
        <w:spacing w:line="360" w:lineRule="auto"/>
        <w:ind w:firstLine="420" w:firstLineChars="0"/>
        <w:rPr>
          <w:ins w:id="597" w:author="Charon" w:date="2024-01-26T09:28:39Z"/>
          <w:rFonts w:hint="eastAsia" w:cs="Times New Roman"/>
          <w:b w:val="0"/>
          <w:bCs w:val="0"/>
          <w:sz w:val="24"/>
          <w:szCs w:val="24"/>
          <w:lang w:val="en-US" w:eastAsia="zh-CN"/>
        </w:rPr>
        <w:pPrChange w:id="596" w:author="Charon" w:date="2024-01-26T09:26:49Z">
          <w:pPr>
            <w:spacing w:line="360" w:lineRule="auto"/>
            <w:ind w:firstLine="0" w:firstLineChars="0"/>
          </w:pPr>
        </w:pPrChange>
      </w:pPr>
      <w:ins w:id="598" w:author="Charon" w:date="2024-01-26T09:25:07Z">
        <w:r>
          <w:rPr>
            <w:rFonts w:hint="eastAsia" w:ascii="宋体" w:hAnsi="宋体" w:eastAsia="宋体" w:cs="宋体"/>
            <w:b/>
            <w:bCs/>
            <w:sz w:val="24"/>
            <w:szCs w:val="24"/>
            <w:lang w:val="en-US" w:eastAsia="zh-CN"/>
            <w:rPrChange w:id="599" w:author="Charon" w:date="2024-01-26T09:26:04Z">
              <w:rPr>
                <w:rFonts w:hint="eastAsia" w:ascii="楷体" w:hAnsi="楷体" w:eastAsia="楷体" w:cs="楷体"/>
                <w:sz w:val="21"/>
                <w:szCs w:val="24"/>
                <w:lang w:val="en-US" w:eastAsia="zh-CN"/>
              </w:rPr>
            </w:rPrChange>
          </w:rPr>
          <w:t>使用</w:t>
        </w:r>
      </w:ins>
      <w:ins w:id="601" w:author="Charon" w:date="2024-01-26T09:25:08Z">
        <w:r>
          <w:rPr>
            <w:rFonts w:hint="eastAsia" w:ascii="宋体" w:hAnsi="宋体" w:eastAsia="宋体" w:cs="宋体"/>
            <w:b/>
            <w:bCs/>
            <w:sz w:val="24"/>
            <w:szCs w:val="24"/>
            <w:lang w:val="en-US" w:eastAsia="zh-CN"/>
            <w:rPrChange w:id="602" w:author="Charon" w:date="2024-01-26T09:26:04Z">
              <w:rPr>
                <w:rFonts w:hint="eastAsia" w:ascii="楷体" w:hAnsi="楷体" w:eastAsia="楷体" w:cs="楷体"/>
                <w:sz w:val="21"/>
                <w:szCs w:val="24"/>
                <w:lang w:val="en-US" w:eastAsia="zh-CN"/>
              </w:rPr>
            </w:rPrChange>
          </w:rPr>
          <w:t>不同的</w:t>
        </w:r>
      </w:ins>
      <w:ins w:id="604" w:author="Charon" w:date="2024-01-26T09:25:09Z">
        <w:r>
          <w:rPr>
            <w:rFonts w:hint="eastAsia" w:ascii="宋体" w:hAnsi="宋体" w:eastAsia="宋体" w:cs="宋体"/>
            <w:b/>
            <w:bCs/>
            <w:sz w:val="24"/>
            <w:szCs w:val="24"/>
            <w:lang w:val="en-US" w:eastAsia="zh-CN"/>
            <w:rPrChange w:id="605" w:author="Charon" w:date="2024-01-26T09:26:04Z">
              <w:rPr>
                <w:rFonts w:hint="eastAsia" w:ascii="楷体" w:hAnsi="楷体" w:eastAsia="楷体" w:cs="楷体"/>
                <w:sz w:val="21"/>
                <w:szCs w:val="24"/>
                <w:lang w:val="en-US" w:eastAsia="zh-CN"/>
              </w:rPr>
            </w:rPrChange>
          </w:rPr>
          <w:t>初始化</w:t>
        </w:r>
      </w:ins>
      <w:ins w:id="607" w:author="Charon" w:date="2024-01-26T09:25:10Z">
        <w:r>
          <w:rPr>
            <w:rFonts w:hint="default" w:ascii="Times New Roman" w:hAnsi="Times New Roman" w:eastAsia="宋体" w:cs="Times New Roman"/>
            <w:b/>
            <w:bCs/>
            <w:sz w:val="24"/>
            <w:szCs w:val="24"/>
            <w:lang w:val="en-US" w:eastAsia="zh-CN"/>
            <w:rPrChange w:id="608" w:author="Charon" w:date="2024-01-26T09:26:04Z">
              <w:rPr>
                <w:rFonts w:hint="eastAsia" w:ascii="楷体" w:hAnsi="楷体" w:eastAsia="楷体" w:cs="楷体"/>
                <w:sz w:val="21"/>
                <w:szCs w:val="24"/>
                <w:lang w:val="en-US" w:eastAsia="zh-CN"/>
              </w:rPr>
            </w:rPrChange>
          </w:rPr>
          <w:t>prompt</w:t>
        </w:r>
      </w:ins>
      <w:ins w:id="610" w:author="Charon" w:date="2024-01-26T09:26:09Z">
        <w:r>
          <w:rPr>
            <w:rFonts w:hint="eastAsia" w:cs="Times New Roman"/>
            <w:b/>
            <w:bCs/>
            <w:sz w:val="24"/>
            <w:szCs w:val="24"/>
            <w:lang w:val="en-US" w:eastAsia="zh-CN"/>
          </w:rPr>
          <w:t>：</w:t>
        </w:r>
      </w:ins>
      <w:ins w:id="611" w:author="Charon" w:date="2024-01-26T09:26:15Z">
        <w:r>
          <w:rPr>
            <w:rFonts w:hint="eastAsia" w:cs="Times New Roman"/>
            <w:b w:val="0"/>
            <w:bCs w:val="0"/>
            <w:sz w:val="24"/>
            <w:szCs w:val="24"/>
            <w:lang w:val="en-US" w:eastAsia="zh-CN"/>
            <w:rPrChange w:id="612" w:author="Charon" w:date="2024-01-26T09:26:44Z">
              <w:rPr>
                <w:rFonts w:hint="eastAsia" w:cs="Times New Roman"/>
                <w:b/>
                <w:bCs/>
                <w:sz w:val="24"/>
                <w:szCs w:val="24"/>
                <w:lang w:val="en-US" w:eastAsia="zh-CN"/>
              </w:rPr>
            </w:rPrChange>
          </w:rPr>
          <w:t>使用</w:t>
        </w:r>
      </w:ins>
      <w:ins w:id="614" w:author="Charon" w:date="2024-01-26T09:26:17Z">
        <w:r>
          <w:rPr>
            <w:rFonts w:hint="eastAsia" w:cs="Times New Roman"/>
            <w:b w:val="0"/>
            <w:bCs w:val="0"/>
            <w:sz w:val="24"/>
            <w:szCs w:val="24"/>
            <w:lang w:val="en-US" w:eastAsia="zh-CN"/>
            <w:rPrChange w:id="615" w:author="Charon" w:date="2024-01-26T09:26:44Z">
              <w:rPr>
                <w:rFonts w:hint="eastAsia" w:cs="Times New Roman"/>
                <w:b/>
                <w:bCs/>
                <w:sz w:val="24"/>
                <w:szCs w:val="24"/>
                <w:lang w:val="en-US" w:eastAsia="zh-CN"/>
              </w:rPr>
            </w:rPrChange>
          </w:rPr>
          <w:t>不同的</w:t>
        </w:r>
      </w:ins>
      <w:ins w:id="617" w:author="Charon" w:date="2024-01-26T09:26:19Z">
        <w:r>
          <w:rPr>
            <w:rFonts w:hint="eastAsia" w:cs="Times New Roman"/>
            <w:b w:val="0"/>
            <w:bCs w:val="0"/>
            <w:sz w:val="24"/>
            <w:szCs w:val="24"/>
            <w:lang w:val="en-US" w:eastAsia="zh-CN"/>
            <w:rPrChange w:id="618" w:author="Charon" w:date="2024-01-26T09:26:44Z">
              <w:rPr>
                <w:rFonts w:hint="eastAsia" w:cs="Times New Roman"/>
                <w:b/>
                <w:bCs/>
                <w:sz w:val="24"/>
                <w:szCs w:val="24"/>
                <w:lang w:val="en-US" w:eastAsia="zh-CN"/>
              </w:rPr>
            </w:rPrChange>
          </w:rPr>
          <w:t>初始化</w:t>
        </w:r>
      </w:ins>
      <w:ins w:id="620" w:author="Charon" w:date="2024-01-26T09:26:20Z">
        <w:r>
          <w:rPr>
            <w:rFonts w:hint="eastAsia" w:cs="Times New Roman"/>
            <w:b w:val="0"/>
            <w:bCs w:val="0"/>
            <w:sz w:val="24"/>
            <w:szCs w:val="24"/>
            <w:lang w:val="en-US" w:eastAsia="zh-CN"/>
            <w:rPrChange w:id="621" w:author="Charon" w:date="2024-01-26T09:26:44Z">
              <w:rPr>
                <w:rFonts w:hint="eastAsia" w:cs="Times New Roman"/>
                <w:b/>
                <w:bCs/>
                <w:sz w:val="24"/>
                <w:szCs w:val="24"/>
                <w:lang w:val="en-US" w:eastAsia="zh-CN"/>
              </w:rPr>
            </w:rPrChange>
          </w:rPr>
          <w:t>prompt，</w:t>
        </w:r>
      </w:ins>
      <w:ins w:id="623" w:author="Charon" w:date="2024-01-26T09:26:21Z">
        <w:r>
          <w:rPr>
            <w:rFonts w:hint="eastAsia" w:cs="Times New Roman"/>
            <w:b w:val="0"/>
            <w:bCs w:val="0"/>
            <w:sz w:val="24"/>
            <w:szCs w:val="24"/>
            <w:lang w:val="en-US" w:eastAsia="zh-CN"/>
            <w:rPrChange w:id="624" w:author="Charon" w:date="2024-01-26T09:26:44Z">
              <w:rPr>
                <w:rFonts w:hint="eastAsia" w:cs="Times New Roman"/>
                <w:b/>
                <w:bCs/>
                <w:sz w:val="24"/>
                <w:szCs w:val="24"/>
                <w:lang w:val="en-US" w:eastAsia="zh-CN"/>
              </w:rPr>
            </w:rPrChange>
          </w:rPr>
          <w:t>使</w:t>
        </w:r>
      </w:ins>
      <w:ins w:id="626" w:author="Charon" w:date="2024-01-26T09:26:22Z">
        <w:r>
          <w:rPr>
            <w:rFonts w:hint="eastAsia" w:cs="Times New Roman"/>
            <w:b w:val="0"/>
            <w:bCs w:val="0"/>
            <w:sz w:val="24"/>
            <w:szCs w:val="24"/>
            <w:lang w:val="en-US" w:eastAsia="zh-CN"/>
            <w:rPrChange w:id="627" w:author="Charon" w:date="2024-01-26T09:26:44Z">
              <w:rPr>
                <w:rFonts w:hint="eastAsia" w:cs="Times New Roman"/>
                <w:b/>
                <w:bCs/>
                <w:sz w:val="24"/>
                <w:szCs w:val="24"/>
                <w:lang w:val="en-US" w:eastAsia="zh-CN"/>
              </w:rPr>
            </w:rPrChange>
          </w:rPr>
          <w:t>每个</w:t>
        </w:r>
      </w:ins>
      <w:ins w:id="629" w:author="Charon" w:date="2024-01-26T09:26:23Z">
        <w:r>
          <w:rPr>
            <w:rFonts w:hint="eastAsia" w:cs="Times New Roman"/>
            <w:b w:val="0"/>
            <w:bCs w:val="0"/>
            <w:sz w:val="24"/>
            <w:szCs w:val="24"/>
            <w:lang w:val="en-US" w:eastAsia="zh-CN"/>
            <w:rPrChange w:id="630" w:author="Charon" w:date="2024-01-26T09:26:44Z">
              <w:rPr>
                <w:rFonts w:hint="eastAsia" w:cs="Times New Roman"/>
                <w:b/>
                <w:bCs/>
                <w:sz w:val="24"/>
                <w:szCs w:val="24"/>
                <w:lang w:val="en-US" w:eastAsia="zh-CN"/>
              </w:rPr>
            </w:rPrChange>
          </w:rPr>
          <w:t>代理</w:t>
        </w:r>
      </w:ins>
      <w:ins w:id="632" w:author="Charon" w:date="2024-01-26T09:28:07Z">
        <w:r>
          <w:rPr>
            <w:rFonts w:hint="eastAsia" w:cs="Times New Roman"/>
            <w:b w:val="0"/>
            <w:bCs w:val="0"/>
            <w:sz w:val="24"/>
            <w:szCs w:val="24"/>
            <w:lang w:val="en-US" w:eastAsia="zh-CN"/>
          </w:rPr>
          <w:t>扮演</w:t>
        </w:r>
      </w:ins>
      <w:ins w:id="633" w:author="Charon" w:date="2024-01-26T09:26:34Z">
        <w:r>
          <w:rPr>
            <w:rFonts w:hint="eastAsia" w:cs="Times New Roman"/>
            <w:b w:val="0"/>
            <w:bCs w:val="0"/>
            <w:sz w:val="24"/>
            <w:szCs w:val="24"/>
            <w:lang w:val="en-US" w:eastAsia="zh-CN"/>
            <w:rPrChange w:id="634" w:author="Charon" w:date="2024-01-26T09:26:44Z">
              <w:rPr>
                <w:rFonts w:hint="eastAsia" w:cs="Times New Roman"/>
                <w:b/>
                <w:bCs/>
                <w:sz w:val="24"/>
                <w:szCs w:val="24"/>
                <w:lang w:val="en-US" w:eastAsia="zh-CN"/>
              </w:rPr>
            </w:rPrChange>
          </w:rPr>
          <w:t>不同</w:t>
        </w:r>
      </w:ins>
      <w:ins w:id="636" w:author="Charon" w:date="2024-01-26T09:26:35Z">
        <w:r>
          <w:rPr>
            <w:rFonts w:hint="eastAsia" w:cs="Times New Roman"/>
            <w:b w:val="0"/>
            <w:bCs w:val="0"/>
            <w:sz w:val="24"/>
            <w:szCs w:val="24"/>
            <w:lang w:val="en-US" w:eastAsia="zh-CN"/>
            <w:rPrChange w:id="637" w:author="Charon" w:date="2024-01-26T09:26:44Z">
              <w:rPr>
                <w:rFonts w:hint="eastAsia" w:cs="Times New Roman"/>
                <w:b/>
                <w:bCs/>
                <w:sz w:val="24"/>
                <w:szCs w:val="24"/>
                <w:lang w:val="en-US" w:eastAsia="zh-CN"/>
              </w:rPr>
            </w:rPrChange>
          </w:rPr>
          <w:t>的</w:t>
        </w:r>
      </w:ins>
      <w:ins w:id="639" w:author="Charon" w:date="2024-01-26T09:26:36Z">
        <w:r>
          <w:rPr>
            <w:rFonts w:hint="eastAsia" w:cs="Times New Roman"/>
            <w:b w:val="0"/>
            <w:bCs w:val="0"/>
            <w:sz w:val="24"/>
            <w:szCs w:val="24"/>
            <w:lang w:val="en-US" w:eastAsia="zh-CN"/>
            <w:rPrChange w:id="640" w:author="Charon" w:date="2024-01-26T09:26:44Z">
              <w:rPr>
                <w:rFonts w:hint="eastAsia" w:cs="Times New Roman"/>
                <w:b/>
                <w:bCs/>
                <w:sz w:val="24"/>
                <w:szCs w:val="24"/>
                <w:lang w:val="en-US" w:eastAsia="zh-CN"/>
              </w:rPr>
            </w:rPrChange>
          </w:rPr>
          <w:t>角色，</w:t>
        </w:r>
      </w:ins>
      <w:ins w:id="642" w:author="Charon" w:date="2024-01-26T09:26:37Z">
        <w:r>
          <w:rPr>
            <w:rFonts w:hint="eastAsia" w:cs="Times New Roman"/>
            <w:b w:val="0"/>
            <w:bCs w:val="0"/>
            <w:sz w:val="24"/>
            <w:szCs w:val="24"/>
            <w:lang w:val="en-US" w:eastAsia="zh-CN"/>
            <w:rPrChange w:id="643" w:author="Charon" w:date="2024-01-26T09:26:44Z">
              <w:rPr>
                <w:rFonts w:hint="eastAsia" w:cs="Times New Roman"/>
                <w:b/>
                <w:bCs/>
                <w:sz w:val="24"/>
                <w:szCs w:val="24"/>
                <w:lang w:val="en-US" w:eastAsia="zh-CN"/>
              </w:rPr>
            </w:rPrChange>
          </w:rPr>
          <w:t>会得到</w:t>
        </w:r>
      </w:ins>
      <w:ins w:id="645" w:author="Charon" w:date="2024-01-26T09:26:38Z">
        <w:r>
          <w:rPr>
            <w:rFonts w:hint="eastAsia" w:cs="Times New Roman"/>
            <w:b w:val="0"/>
            <w:bCs w:val="0"/>
            <w:sz w:val="24"/>
            <w:szCs w:val="24"/>
            <w:lang w:val="en-US" w:eastAsia="zh-CN"/>
            <w:rPrChange w:id="646" w:author="Charon" w:date="2024-01-26T09:26:44Z">
              <w:rPr>
                <w:rFonts w:hint="eastAsia" w:cs="Times New Roman"/>
                <w:b/>
                <w:bCs/>
                <w:sz w:val="24"/>
                <w:szCs w:val="24"/>
                <w:lang w:val="en-US" w:eastAsia="zh-CN"/>
              </w:rPr>
            </w:rPrChange>
          </w:rPr>
          <w:t>更好的</w:t>
        </w:r>
      </w:ins>
      <w:ins w:id="648" w:author="Charon" w:date="2024-01-26T09:26:39Z">
        <w:r>
          <w:rPr>
            <w:rFonts w:hint="eastAsia" w:cs="Times New Roman"/>
            <w:b w:val="0"/>
            <w:bCs w:val="0"/>
            <w:sz w:val="24"/>
            <w:szCs w:val="24"/>
            <w:lang w:val="en-US" w:eastAsia="zh-CN"/>
            <w:rPrChange w:id="649" w:author="Charon" w:date="2024-01-26T09:26:44Z">
              <w:rPr>
                <w:rFonts w:hint="eastAsia" w:cs="Times New Roman"/>
                <w:b/>
                <w:bCs/>
                <w:sz w:val="24"/>
                <w:szCs w:val="24"/>
                <w:lang w:val="en-US" w:eastAsia="zh-CN"/>
              </w:rPr>
            </w:rPrChange>
          </w:rPr>
          <w:t>效果</w:t>
        </w:r>
      </w:ins>
      <w:ins w:id="651" w:author="Charon" w:date="2024-01-26T09:26:41Z">
        <w:r>
          <w:rPr>
            <w:rFonts w:hint="eastAsia" w:cs="Times New Roman"/>
            <w:b w:val="0"/>
            <w:bCs w:val="0"/>
            <w:sz w:val="24"/>
            <w:szCs w:val="24"/>
            <w:lang w:val="en-US" w:eastAsia="zh-CN"/>
            <w:rPrChange w:id="652" w:author="Charon" w:date="2024-01-26T09:26:44Z">
              <w:rPr>
                <w:rFonts w:hint="eastAsia" w:cs="Times New Roman"/>
                <w:b/>
                <w:bCs/>
                <w:sz w:val="24"/>
                <w:szCs w:val="24"/>
                <w:lang w:val="en-US" w:eastAsia="zh-CN"/>
              </w:rPr>
            </w:rPrChange>
          </w:rPr>
          <w:t>。</w:t>
        </w:r>
      </w:ins>
      <w:ins w:id="654" w:author="Charon" w:date="2024-01-26T09:27:46Z">
        <w:r>
          <w:rPr>
            <w:rFonts w:hint="eastAsia" w:cs="Times New Roman"/>
            <w:b w:val="0"/>
            <w:bCs w:val="0"/>
            <w:sz w:val="24"/>
            <w:szCs w:val="24"/>
            <w:lang w:val="en-US" w:eastAsia="zh-CN"/>
          </w:rPr>
          <w:t>在MMLU数据集上</w:t>
        </w:r>
      </w:ins>
      <w:ins w:id="655" w:author="Charon" w:date="2024-01-26T09:27:47Z">
        <w:r>
          <w:rPr>
            <w:rFonts w:hint="eastAsia" w:cs="Times New Roman"/>
            <w:b w:val="0"/>
            <w:bCs w:val="0"/>
            <w:sz w:val="24"/>
            <w:szCs w:val="24"/>
            <w:lang w:val="en-US" w:eastAsia="zh-CN"/>
          </w:rPr>
          <w:t>，</w:t>
        </w:r>
      </w:ins>
      <w:ins w:id="656" w:author="Charon" w:date="2024-01-26T09:27:54Z">
        <w:r>
          <w:rPr>
            <w:rFonts w:hint="eastAsia" w:cs="Times New Roman"/>
            <w:b w:val="0"/>
            <w:bCs w:val="0"/>
            <w:sz w:val="24"/>
            <w:szCs w:val="24"/>
            <w:lang w:val="en-US" w:eastAsia="zh-CN"/>
          </w:rPr>
          <w:t>通过</w:t>
        </w:r>
      </w:ins>
      <w:ins w:id="657" w:author="Charon" w:date="2024-01-26T09:28:00Z">
        <w:r>
          <w:rPr>
            <w:rFonts w:hint="eastAsia" w:cs="Times New Roman"/>
            <w:b w:val="0"/>
            <w:bCs w:val="0"/>
            <w:sz w:val="24"/>
            <w:szCs w:val="24"/>
            <w:lang w:val="en-US" w:eastAsia="zh-CN"/>
          </w:rPr>
          <w:t>每个</w:t>
        </w:r>
      </w:ins>
      <w:ins w:id="658" w:author="Charon" w:date="2024-01-26T09:28:04Z">
        <w:r>
          <w:rPr>
            <w:rFonts w:hint="eastAsia" w:cs="Times New Roman"/>
            <w:b w:val="0"/>
            <w:bCs w:val="0"/>
            <w:sz w:val="24"/>
            <w:szCs w:val="24"/>
            <w:lang w:val="en-US" w:eastAsia="zh-CN"/>
          </w:rPr>
          <w:t>代理</w:t>
        </w:r>
      </w:ins>
      <w:ins w:id="659" w:author="Charon" w:date="2024-01-26T09:27:56Z">
        <w:r>
          <w:rPr>
            <w:rFonts w:hint="eastAsia" w:cs="Times New Roman"/>
            <w:b w:val="0"/>
            <w:bCs w:val="0"/>
            <w:sz w:val="24"/>
            <w:szCs w:val="24"/>
            <w:lang w:val="en-US" w:eastAsia="zh-CN"/>
          </w:rPr>
          <w:t>扮演</w:t>
        </w:r>
      </w:ins>
      <w:ins w:id="660" w:author="Charon" w:date="2024-01-26T09:27:57Z">
        <w:r>
          <w:rPr>
            <w:rFonts w:hint="eastAsia" w:cs="Times New Roman"/>
            <w:b w:val="0"/>
            <w:bCs w:val="0"/>
            <w:sz w:val="24"/>
            <w:szCs w:val="24"/>
            <w:lang w:val="en-US" w:eastAsia="zh-CN"/>
          </w:rPr>
          <w:t>不同</w:t>
        </w:r>
      </w:ins>
      <w:ins w:id="661" w:author="Charon" w:date="2024-01-26T09:27:58Z">
        <w:r>
          <w:rPr>
            <w:rFonts w:hint="eastAsia" w:cs="Times New Roman"/>
            <w:b w:val="0"/>
            <w:bCs w:val="0"/>
            <w:sz w:val="24"/>
            <w:szCs w:val="24"/>
            <w:lang w:val="en-US" w:eastAsia="zh-CN"/>
          </w:rPr>
          <w:t>角色</w:t>
        </w:r>
      </w:ins>
      <w:ins w:id="662" w:author="Charon" w:date="2024-01-26T09:27:21Z">
        <w:r>
          <w:rPr>
            <w:rFonts w:hint="eastAsia" w:cs="Times New Roman"/>
            <w:b w:val="0"/>
            <w:bCs w:val="0"/>
            <w:sz w:val="24"/>
            <w:szCs w:val="24"/>
            <w:lang w:val="en-US" w:eastAsia="zh-CN"/>
          </w:rPr>
          <w:t>模型</w:t>
        </w:r>
      </w:ins>
      <w:ins w:id="663" w:author="Charon" w:date="2024-01-26T09:27:22Z">
        <w:r>
          <w:rPr>
            <w:rFonts w:hint="eastAsia" w:cs="Times New Roman"/>
            <w:b w:val="0"/>
            <w:bCs w:val="0"/>
            <w:sz w:val="24"/>
            <w:szCs w:val="24"/>
            <w:lang w:val="en-US" w:eastAsia="zh-CN"/>
          </w:rPr>
          <w:t>表现</w:t>
        </w:r>
      </w:ins>
      <w:ins w:id="664" w:author="Charon" w:date="2024-01-26T09:27:29Z">
        <w:r>
          <w:rPr>
            <w:rFonts w:hint="eastAsia" w:cs="Times New Roman"/>
            <w:b w:val="0"/>
            <w:bCs w:val="0"/>
            <w:sz w:val="24"/>
            <w:szCs w:val="24"/>
            <w:lang w:val="en-US" w:eastAsia="zh-CN"/>
          </w:rPr>
          <w:t>从</w:t>
        </w:r>
      </w:ins>
      <w:ins w:id="665" w:author="Charon" w:date="2024-01-26T09:27:30Z">
        <w:r>
          <w:rPr>
            <w:rFonts w:hint="eastAsia" w:cs="Times New Roman"/>
            <w:b w:val="0"/>
            <w:bCs w:val="0"/>
            <w:sz w:val="24"/>
            <w:szCs w:val="24"/>
            <w:lang w:val="en-US" w:eastAsia="zh-CN"/>
          </w:rPr>
          <w:t>71</w:t>
        </w:r>
      </w:ins>
      <w:ins w:id="666" w:author="Charon" w:date="2024-01-26T09:27:32Z">
        <w:r>
          <w:rPr>
            <w:rFonts w:hint="eastAsia" w:cs="Times New Roman"/>
            <w:b w:val="0"/>
            <w:bCs w:val="0"/>
            <w:sz w:val="24"/>
            <w:szCs w:val="24"/>
            <w:lang w:val="en-US" w:eastAsia="zh-CN"/>
          </w:rPr>
          <w:t>.1</w:t>
        </w:r>
      </w:ins>
      <w:ins w:id="667" w:author="Charon" w:date="2024-01-26T09:27:34Z">
        <w:r>
          <w:rPr>
            <w:rFonts w:hint="eastAsia" w:cs="Times New Roman"/>
            <w:b w:val="0"/>
            <w:bCs w:val="0"/>
            <w:sz w:val="24"/>
            <w:szCs w:val="24"/>
            <w:lang w:val="en-US" w:eastAsia="zh-CN"/>
          </w:rPr>
          <w:t>上升到</w:t>
        </w:r>
      </w:ins>
      <w:ins w:id="668" w:author="Charon" w:date="2024-01-26T09:27:36Z">
        <w:r>
          <w:rPr>
            <w:rFonts w:hint="eastAsia" w:cs="Times New Roman"/>
            <w:b w:val="0"/>
            <w:bCs w:val="0"/>
            <w:sz w:val="24"/>
            <w:szCs w:val="24"/>
            <w:lang w:val="en-US" w:eastAsia="zh-CN"/>
          </w:rPr>
          <w:t>74</w:t>
        </w:r>
      </w:ins>
      <w:ins w:id="669" w:author="Charon" w:date="2024-01-26T09:27:37Z">
        <w:r>
          <w:rPr>
            <w:rFonts w:hint="eastAsia" w:cs="Times New Roman"/>
            <w:b w:val="0"/>
            <w:bCs w:val="0"/>
            <w:sz w:val="24"/>
            <w:szCs w:val="24"/>
            <w:lang w:val="en-US" w:eastAsia="zh-CN"/>
          </w:rPr>
          <w:t>.2</w:t>
        </w:r>
      </w:ins>
      <w:ins w:id="670" w:author="Charon" w:date="2024-01-26T09:28:13Z">
        <w:r>
          <w:rPr>
            <w:rFonts w:hint="eastAsia" w:cs="Times New Roman"/>
            <w:b w:val="0"/>
            <w:bCs w:val="0"/>
            <w:sz w:val="24"/>
            <w:szCs w:val="24"/>
            <w:lang w:val="en-US" w:eastAsia="zh-CN"/>
          </w:rPr>
          <w:t>。</w:t>
        </w:r>
      </w:ins>
    </w:p>
    <w:p>
      <w:pPr>
        <w:spacing w:line="360" w:lineRule="auto"/>
        <w:ind w:firstLine="420" w:firstLineChars="0"/>
        <w:rPr>
          <w:ins w:id="672" w:author="Charon" w:date="2024-01-26T09:34:03Z"/>
          <w:rFonts w:hint="eastAsia" w:cs="Times New Roman"/>
          <w:b w:val="0"/>
          <w:bCs w:val="0"/>
          <w:sz w:val="24"/>
          <w:szCs w:val="24"/>
          <w:lang w:val="en-US" w:eastAsia="zh-CN"/>
        </w:rPr>
        <w:pPrChange w:id="671" w:author="Charon" w:date="2024-01-26T09:26:49Z">
          <w:pPr>
            <w:spacing w:line="360" w:lineRule="auto"/>
            <w:ind w:firstLine="0" w:firstLineChars="0"/>
          </w:pPr>
        </w:pPrChange>
      </w:pPr>
      <w:ins w:id="673" w:author="Charon" w:date="2024-01-26T09:29:15Z">
        <w:r>
          <w:rPr>
            <w:rFonts w:hint="eastAsia" w:cs="Times New Roman"/>
            <w:b/>
            <w:bCs/>
            <w:sz w:val="24"/>
            <w:szCs w:val="24"/>
            <w:lang w:val="en-US" w:eastAsia="zh-CN"/>
          </w:rPr>
          <w:t>在</w:t>
        </w:r>
      </w:ins>
      <w:ins w:id="674" w:author="Charon" w:date="2024-01-26T09:29:16Z">
        <w:r>
          <w:rPr>
            <w:rFonts w:hint="eastAsia" w:cs="Times New Roman"/>
            <w:b/>
            <w:bCs/>
            <w:sz w:val="24"/>
            <w:szCs w:val="24"/>
            <w:lang w:val="en-US" w:eastAsia="zh-CN"/>
          </w:rPr>
          <w:t>每轮</w:t>
        </w:r>
      </w:ins>
      <w:ins w:id="675" w:author="Charon" w:date="2024-01-26T09:29:23Z">
        <w:r>
          <w:rPr>
            <w:rFonts w:hint="eastAsia" w:cs="Times New Roman"/>
            <w:b/>
            <w:bCs/>
            <w:sz w:val="24"/>
            <w:szCs w:val="24"/>
            <w:lang w:val="en-US" w:eastAsia="zh-CN"/>
          </w:rPr>
          <w:t>辩论</w:t>
        </w:r>
      </w:ins>
      <w:ins w:id="676" w:author="Charon" w:date="2024-01-26T09:29:17Z">
        <w:r>
          <w:rPr>
            <w:rFonts w:hint="eastAsia" w:cs="Times New Roman"/>
            <w:b/>
            <w:bCs/>
            <w:sz w:val="24"/>
            <w:szCs w:val="24"/>
            <w:lang w:val="en-US" w:eastAsia="zh-CN"/>
          </w:rPr>
          <w:t>结束</w:t>
        </w:r>
      </w:ins>
      <w:ins w:id="677" w:author="Charon" w:date="2024-01-26T09:29:18Z">
        <w:r>
          <w:rPr>
            <w:rFonts w:hint="eastAsia" w:cs="Times New Roman"/>
            <w:b/>
            <w:bCs/>
            <w:sz w:val="24"/>
            <w:szCs w:val="24"/>
            <w:lang w:val="en-US" w:eastAsia="zh-CN"/>
          </w:rPr>
          <w:t>后加入</w:t>
        </w:r>
      </w:ins>
      <w:ins w:id="678" w:author="Charon" w:date="2024-01-26T09:28:40Z">
        <w:r>
          <w:rPr>
            <w:rFonts w:hint="eastAsia" w:cs="Times New Roman"/>
            <w:b/>
            <w:bCs/>
            <w:sz w:val="24"/>
            <w:szCs w:val="24"/>
            <w:lang w:val="en-US" w:eastAsia="zh-CN"/>
            <w:rPrChange w:id="679" w:author="Charon" w:date="2024-01-26T09:28:45Z">
              <w:rPr>
                <w:rFonts w:hint="eastAsia" w:cs="Times New Roman"/>
                <w:b w:val="0"/>
                <w:bCs w:val="0"/>
                <w:sz w:val="24"/>
                <w:szCs w:val="24"/>
                <w:lang w:val="en-US" w:eastAsia="zh-CN"/>
              </w:rPr>
            </w:rPrChange>
          </w:rPr>
          <w:t>总结</w:t>
        </w:r>
      </w:ins>
      <w:ins w:id="681" w:author="Charon" w:date="2024-01-26T09:28:41Z">
        <w:r>
          <w:rPr>
            <w:rFonts w:hint="eastAsia" w:cs="Times New Roman"/>
            <w:b/>
            <w:bCs/>
            <w:sz w:val="24"/>
            <w:szCs w:val="24"/>
            <w:lang w:val="en-US" w:eastAsia="zh-CN"/>
            <w:rPrChange w:id="682" w:author="Charon" w:date="2024-01-26T09:28:45Z">
              <w:rPr>
                <w:rFonts w:hint="eastAsia" w:cs="Times New Roman"/>
                <w:b w:val="0"/>
                <w:bCs w:val="0"/>
                <w:sz w:val="24"/>
                <w:szCs w:val="24"/>
                <w:lang w:val="en-US" w:eastAsia="zh-CN"/>
              </w:rPr>
            </w:rPrChange>
          </w:rPr>
          <w:t>：</w:t>
        </w:r>
      </w:ins>
      <w:ins w:id="684" w:author="Charon" w:date="2024-01-26T09:29:42Z">
        <w:r>
          <w:rPr>
            <w:rFonts w:hint="eastAsia" w:cs="Times New Roman"/>
            <w:b w:val="0"/>
            <w:bCs w:val="0"/>
            <w:sz w:val="24"/>
            <w:szCs w:val="24"/>
            <w:lang w:val="en-US" w:eastAsia="zh-CN"/>
            <w:rPrChange w:id="685" w:author="Charon" w:date="2024-01-26T09:29:55Z">
              <w:rPr>
                <w:rFonts w:hint="eastAsia" w:cs="Times New Roman"/>
                <w:b/>
                <w:bCs/>
                <w:sz w:val="24"/>
                <w:szCs w:val="24"/>
                <w:lang w:val="en-US" w:eastAsia="zh-CN"/>
              </w:rPr>
            </w:rPrChange>
          </w:rPr>
          <w:t>如果</w:t>
        </w:r>
      </w:ins>
      <w:ins w:id="687" w:author="Charon" w:date="2024-01-26T09:29:44Z">
        <w:r>
          <w:rPr>
            <w:rFonts w:hint="eastAsia" w:cs="Times New Roman"/>
            <w:b w:val="0"/>
            <w:bCs w:val="0"/>
            <w:sz w:val="24"/>
            <w:szCs w:val="24"/>
            <w:lang w:val="en-US" w:eastAsia="zh-CN"/>
            <w:rPrChange w:id="688" w:author="Charon" w:date="2024-01-26T09:29:55Z">
              <w:rPr>
                <w:rFonts w:hint="eastAsia" w:cs="Times New Roman"/>
                <w:b/>
                <w:bCs/>
                <w:sz w:val="24"/>
                <w:szCs w:val="24"/>
                <w:lang w:val="en-US" w:eastAsia="zh-CN"/>
              </w:rPr>
            </w:rPrChange>
          </w:rPr>
          <w:t>引入了</w:t>
        </w:r>
      </w:ins>
      <w:ins w:id="690" w:author="Charon" w:date="2024-01-26T09:29:47Z">
        <w:r>
          <w:rPr>
            <w:rFonts w:hint="eastAsia" w:cs="Times New Roman"/>
            <w:b w:val="0"/>
            <w:bCs w:val="0"/>
            <w:sz w:val="24"/>
            <w:szCs w:val="24"/>
            <w:lang w:val="en-US" w:eastAsia="zh-CN"/>
            <w:rPrChange w:id="691" w:author="Charon" w:date="2024-01-26T09:29:55Z">
              <w:rPr>
                <w:rFonts w:hint="eastAsia" w:cs="Times New Roman"/>
                <w:b/>
                <w:bCs/>
                <w:sz w:val="24"/>
                <w:szCs w:val="24"/>
                <w:lang w:val="en-US" w:eastAsia="zh-CN"/>
              </w:rPr>
            </w:rPrChange>
          </w:rPr>
          <w:t>多个</w:t>
        </w:r>
      </w:ins>
      <w:ins w:id="693" w:author="Charon" w:date="2024-01-26T09:29:48Z">
        <w:r>
          <w:rPr>
            <w:rFonts w:hint="eastAsia" w:cs="Times New Roman"/>
            <w:b w:val="0"/>
            <w:bCs w:val="0"/>
            <w:sz w:val="24"/>
            <w:szCs w:val="24"/>
            <w:lang w:val="en-US" w:eastAsia="zh-CN"/>
            <w:rPrChange w:id="694" w:author="Charon" w:date="2024-01-26T09:29:55Z">
              <w:rPr>
                <w:rFonts w:hint="eastAsia" w:cs="Times New Roman"/>
                <w:b/>
                <w:bCs/>
                <w:sz w:val="24"/>
                <w:szCs w:val="24"/>
                <w:lang w:val="en-US" w:eastAsia="zh-CN"/>
              </w:rPr>
            </w:rPrChange>
          </w:rPr>
          <w:t>代理，</w:t>
        </w:r>
      </w:ins>
      <w:ins w:id="696" w:author="Charon" w:date="2024-01-26T09:30:44Z">
        <w:r>
          <w:rPr>
            <w:rFonts w:hint="eastAsia" w:cs="Times New Roman"/>
            <w:b w:val="0"/>
            <w:bCs w:val="0"/>
            <w:sz w:val="24"/>
            <w:szCs w:val="24"/>
            <w:lang w:val="en-US" w:eastAsia="zh-CN"/>
          </w:rPr>
          <w:t>会</w:t>
        </w:r>
      </w:ins>
      <w:ins w:id="697" w:author="Charon" w:date="2024-01-26T09:29:50Z">
        <w:r>
          <w:rPr>
            <w:rFonts w:hint="eastAsia" w:cs="Times New Roman"/>
            <w:b w:val="0"/>
            <w:bCs w:val="0"/>
            <w:sz w:val="24"/>
            <w:szCs w:val="24"/>
            <w:lang w:val="en-US" w:eastAsia="zh-CN"/>
            <w:rPrChange w:id="698" w:author="Charon" w:date="2024-01-26T09:29:55Z">
              <w:rPr>
                <w:rFonts w:hint="eastAsia" w:cs="Times New Roman"/>
                <w:b/>
                <w:bCs/>
                <w:sz w:val="24"/>
                <w:szCs w:val="24"/>
                <w:lang w:val="en-US" w:eastAsia="zh-CN"/>
              </w:rPr>
            </w:rPrChange>
          </w:rPr>
          <w:t>导致</w:t>
        </w:r>
      </w:ins>
      <w:ins w:id="700" w:author="Charon" w:date="2024-01-26T09:29:51Z">
        <w:r>
          <w:rPr>
            <w:rFonts w:hint="eastAsia" w:cs="Times New Roman"/>
            <w:b w:val="0"/>
            <w:bCs w:val="0"/>
            <w:sz w:val="24"/>
            <w:szCs w:val="24"/>
            <w:lang w:val="en-US" w:eastAsia="zh-CN"/>
            <w:rPrChange w:id="701" w:author="Charon" w:date="2024-01-26T09:29:55Z">
              <w:rPr>
                <w:rFonts w:hint="eastAsia" w:cs="Times New Roman"/>
                <w:b/>
                <w:bCs/>
                <w:sz w:val="24"/>
                <w:szCs w:val="24"/>
                <w:lang w:val="en-US" w:eastAsia="zh-CN"/>
              </w:rPr>
            </w:rPrChange>
          </w:rPr>
          <w:t>下一</w:t>
        </w:r>
      </w:ins>
      <w:ins w:id="703" w:author="Charon" w:date="2024-01-26T09:30:35Z">
        <w:r>
          <w:rPr>
            <w:rFonts w:hint="eastAsia" w:cs="Times New Roman"/>
            <w:b w:val="0"/>
            <w:bCs w:val="0"/>
            <w:sz w:val="24"/>
            <w:szCs w:val="24"/>
            <w:lang w:val="en-US" w:eastAsia="zh-CN"/>
          </w:rPr>
          <w:t>轮的</w:t>
        </w:r>
      </w:ins>
      <w:ins w:id="704" w:author="Charon" w:date="2024-01-26T09:30:36Z">
        <w:r>
          <w:rPr>
            <w:rFonts w:hint="eastAsia" w:cs="Times New Roman"/>
            <w:b w:val="0"/>
            <w:bCs w:val="0"/>
            <w:sz w:val="24"/>
            <w:szCs w:val="24"/>
            <w:lang w:val="en-US" w:eastAsia="zh-CN"/>
          </w:rPr>
          <w:t>输入</w:t>
        </w:r>
      </w:ins>
      <w:ins w:id="705" w:author="Charon" w:date="2024-01-26T09:30:40Z">
        <w:r>
          <w:rPr>
            <w:rFonts w:hint="eastAsia" w:cs="Times New Roman"/>
            <w:b w:val="0"/>
            <w:bCs w:val="0"/>
            <w:sz w:val="24"/>
            <w:szCs w:val="24"/>
            <w:lang w:val="en-US" w:eastAsia="zh-CN"/>
          </w:rPr>
          <w:t>超出了</w:t>
        </w:r>
      </w:ins>
      <w:ins w:id="706" w:author="Charon" w:date="2024-01-26T09:30:47Z">
        <w:r>
          <w:rPr>
            <w:rFonts w:hint="eastAsia" w:cs="Times New Roman"/>
            <w:b w:val="0"/>
            <w:bCs w:val="0"/>
            <w:sz w:val="24"/>
            <w:szCs w:val="24"/>
            <w:lang w:val="en-US" w:eastAsia="zh-CN"/>
          </w:rPr>
          <w:t>限定的</w:t>
        </w:r>
      </w:ins>
      <w:ins w:id="707" w:author="Charon" w:date="2024-01-26T09:30:48Z">
        <w:r>
          <w:rPr>
            <w:rFonts w:hint="eastAsia" w:cs="Times New Roman"/>
            <w:b w:val="0"/>
            <w:bCs w:val="0"/>
            <w:sz w:val="24"/>
            <w:szCs w:val="24"/>
            <w:lang w:val="en-US" w:eastAsia="zh-CN"/>
          </w:rPr>
          <w:t>长度</w:t>
        </w:r>
      </w:ins>
      <w:ins w:id="708" w:author="Charon" w:date="2024-01-26T09:30:49Z">
        <w:r>
          <w:rPr>
            <w:rFonts w:hint="eastAsia" w:cs="Times New Roman"/>
            <w:b w:val="0"/>
            <w:bCs w:val="0"/>
            <w:sz w:val="24"/>
            <w:szCs w:val="24"/>
            <w:lang w:val="en-US" w:eastAsia="zh-CN"/>
          </w:rPr>
          <w:t>。</w:t>
        </w:r>
      </w:ins>
      <w:ins w:id="709" w:author="Charon" w:date="2024-01-26T09:30:50Z">
        <w:r>
          <w:rPr>
            <w:rFonts w:hint="eastAsia" w:cs="Times New Roman"/>
            <w:b w:val="0"/>
            <w:bCs w:val="0"/>
            <w:sz w:val="24"/>
            <w:szCs w:val="24"/>
            <w:lang w:val="en-US" w:eastAsia="zh-CN"/>
          </w:rPr>
          <w:t>因此</w:t>
        </w:r>
      </w:ins>
      <w:ins w:id="710" w:author="Charon" w:date="2024-01-26T09:30:51Z">
        <w:r>
          <w:rPr>
            <w:rFonts w:hint="eastAsia" w:cs="Times New Roman"/>
            <w:b w:val="0"/>
            <w:bCs w:val="0"/>
            <w:sz w:val="24"/>
            <w:szCs w:val="24"/>
            <w:lang w:val="en-US" w:eastAsia="zh-CN"/>
          </w:rPr>
          <w:t>作者</w:t>
        </w:r>
      </w:ins>
      <w:ins w:id="711" w:author="Charon" w:date="2024-01-26T09:30:52Z">
        <w:r>
          <w:rPr>
            <w:rFonts w:hint="eastAsia" w:cs="Times New Roman"/>
            <w:b w:val="0"/>
            <w:bCs w:val="0"/>
            <w:sz w:val="24"/>
            <w:szCs w:val="24"/>
            <w:lang w:val="en-US" w:eastAsia="zh-CN"/>
          </w:rPr>
          <w:t>尝试</w:t>
        </w:r>
      </w:ins>
      <w:ins w:id="712" w:author="Charon" w:date="2024-01-26T09:30:54Z">
        <w:r>
          <w:rPr>
            <w:rFonts w:hint="eastAsia" w:cs="Times New Roman"/>
            <w:b w:val="0"/>
            <w:bCs w:val="0"/>
            <w:sz w:val="24"/>
            <w:szCs w:val="24"/>
            <w:lang w:val="en-US" w:eastAsia="zh-CN"/>
          </w:rPr>
          <w:t>让</w:t>
        </w:r>
      </w:ins>
      <w:ins w:id="713" w:author="Charon" w:date="2024-01-26T09:30:55Z">
        <w:r>
          <w:rPr>
            <w:rFonts w:hint="eastAsia" w:cs="Times New Roman"/>
            <w:b w:val="0"/>
            <w:bCs w:val="0"/>
            <w:sz w:val="24"/>
            <w:szCs w:val="24"/>
            <w:lang w:val="en-US" w:eastAsia="zh-CN"/>
          </w:rPr>
          <w:t>一个</w:t>
        </w:r>
      </w:ins>
      <w:ins w:id="714" w:author="Charon" w:date="2024-01-26T09:31:14Z">
        <w:r>
          <w:rPr>
            <w:rFonts w:hint="eastAsia" w:cs="Times New Roman"/>
            <w:b w:val="0"/>
            <w:bCs w:val="0"/>
            <w:sz w:val="24"/>
            <w:szCs w:val="24"/>
            <w:lang w:val="en-US" w:eastAsia="zh-CN"/>
          </w:rPr>
          <w:t>总结</w:t>
        </w:r>
      </w:ins>
      <w:ins w:id="715" w:author="Charon" w:date="2024-01-26T09:31:15Z">
        <w:r>
          <w:rPr>
            <w:rFonts w:hint="eastAsia" w:cs="Times New Roman"/>
            <w:b w:val="0"/>
            <w:bCs w:val="0"/>
            <w:sz w:val="24"/>
            <w:szCs w:val="24"/>
            <w:lang w:val="en-US" w:eastAsia="zh-CN"/>
          </w:rPr>
          <w:t>器</w:t>
        </w:r>
      </w:ins>
      <w:ins w:id="716" w:author="Charon" w:date="2024-01-26T09:30:57Z">
        <w:r>
          <w:rPr>
            <w:rFonts w:hint="eastAsia" w:cs="Times New Roman"/>
            <w:b w:val="0"/>
            <w:bCs w:val="0"/>
            <w:sz w:val="24"/>
            <w:szCs w:val="24"/>
            <w:lang w:val="en-US" w:eastAsia="zh-CN"/>
          </w:rPr>
          <w:t>对</w:t>
        </w:r>
      </w:ins>
      <w:ins w:id="717" w:author="Charon" w:date="2024-01-26T09:31:05Z">
        <w:r>
          <w:rPr>
            <w:rFonts w:hint="eastAsia" w:cs="Times New Roman"/>
            <w:b w:val="0"/>
            <w:bCs w:val="0"/>
            <w:sz w:val="24"/>
            <w:szCs w:val="24"/>
            <w:lang w:val="en-US" w:eastAsia="zh-CN"/>
          </w:rPr>
          <w:t>每一轮</w:t>
        </w:r>
      </w:ins>
      <w:ins w:id="718" w:author="Charon" w:date="2024-01-26T09:30:58Z">
        <w:r>
          <w:rPr>
            <w:rFonts w:hint="eastAsia" w:cs="Times New Roman"/>
            <w:b w:val="0"/>
            <w:bCs w:val="0"/>
            <w:sz w:val="24"/>
            <w:szCs w:val="24"/>
            <w:lang w:val="en-US" w:eastAsia="zh-CN"/>
          </w:rPr>
          <w:t>所有</w:t>
        </w:r>
      </w:ins>
      <w:ins w:id="719" w:author="Charon" w:date="2024-01-26T09:30:59Z">
        <w:r>
          <w:rPr>
            <w:rFonts w:hint="eastAsia" w:cs="Times New Roman"/>
            <w:b w:val="0"/>
            <w:bCs w:val="0"/>
            <w:sz w:val="24"/>
            <w:szCs w:val="24"/>
            <w:lang w:val="en-US" w:eastAsia="zh-CN"/>
          </w:rPr>
          <w:t>代理的</w:t>
        </w:r>
      </w:ins>
      <w:ins w:id="720" w:author="Charon" w:date="2024-01-26T09:31:01Z">
        <w:r>
          <w:rPr>
            <w:rFonts w:hint="eastAsia" w:cs="Times New Roman"/>
            <w:b w:val="0"/>
            <w:bCs w:val="0"/>
            <w:sz w:val="24"/>
            <w:szCs w:val="24"/>
            <w:lang w:val="en-US" w:eastAsia="zh-CN"/>
          </w:rPr>
          <w:t>回复</w:t>
        </w:r>
      </w:ins>
      <w:ins w:id="721" w:author="Charon" w:date="2024-01-26T09:31:08Z">
        <w:r>
          <w:rPr>
            <w:rFonts w:hint="eastAsia" w:cs="Times New Roman"/>
            <w:b w:val="0"/>
            <w:bCs w:val="0"/>
            <w:sz w:val="24"/>
            <w:szCs w:val="24"/>
            <w:lang w:val="en-US" w:eastAsia="zh-CN"/>
          </w:rPr>
          <w:t>进行</w:t>
        </w:r>
      </w:ins>
      <w:ins w:id="722" w:author="Charon" w:date="2024-01-26T09:31:09Z">
        <w:r>
          <w:rPr>
            <w:rFonts w:hint="eastAsia" w:cs="Times New Roman"/>
            <w:b w:val="0"/>
            <w:bCs w:val="0"/>
            <w:sz w:val="24"/>
            <w:szCs w:val="24"/>
            <w:lang w:val="en-US" w:eastAsia="zh-CN"/>
          </w:rPr>
          <w:t>总结</w:t>
        </w:r>
      </w:ins>
      <w:ins w:id="723" w:author="Charon" w:date="2024-01-26T09:33:11Z">
        <w:r>
          <w:rPr>
            <w:rFonts w:hint="eastAsia" w:cs="Times New Roman"/>
            <w:b w:val="0"/>
            <w:bCs w:val="0"/>
            <w:sz w:val="24"/>
            <w:szCs w:val="24"/>
            <w:lang w:val="en-US" w:eastAsia="zh-CN"/>
          </w:rPr>
          <w:t>在</w:t>
        </w:r>
      </w:ins>
      <w:ins w:id="724" w:author="Charon" w:date="2024-01-26T09:33:13Z">
        <w:r>
          <w:rPr>
            <w:rFonts w:hint="eastAsia" w:cs="Times New Roman"/>
            <w:b w:val="0"/>
            <w:bCs w:val="0"/>
            <w:sz w:val="24"/>
            <w:szCs w:val="24"/>
            <w:lang w:val="en-US" w:eastAsia="zh-CN"/>
          </w:rPr>
          <w:t>输入</w:t>
        </w:r>
      </w:ins>
      <w:ins w:id="725" w:author="Charon" w:date="2024-01-26T09:33:14Z">
        <w:r>
          <w:rPr>
            <w:rFonts w:hint="eastAsia" w:cs="Times New Roman"/>
            <w:b w:val="0"/>
            <w:bCs w:val="0"/>
            <w:sz w:val="24"/>
            <w:szCs w:val="24"/>
            <w:lang w:val="en-US" w:eastAsia="zh-CN"/>
          </w:rPr>
          <w:t>下了一轮。</w:t>
        </w:r>
      </w:ins>
      <w:ins w:id="726" w:author="Charon" w:date="2024-01-26T09:33:17Z">
        <w:r>
          <w:rPr>
            <w:rFonts w:hint="eastAsia" w:cs="Times New Roman"/>
            <w:b w:val="0"/>
            <w:bCs w:val="0"/>
            <w:sz w:val="24"/>
            <w:szCs w:val="24"/>
            <w:lang w:val="en-US" w:eastAsia="zh-CN"/>
          </w:rPr>
          <w:t>实验表明，</w:t>
        </w:r>
      </w:ins>
      <w:ins w:id="727" w:author="Charon" w:date="2024-01-26T09:33:18Z">
        <w:r>
          <w:rPr>
            <w:rFonts w:hint="eastAsia" w:cs="Times New Roman"/>
            <w:b w:val="0"/>
            <w:bCs w:val="0"/>
            <w:sz w:val="24"/>
            <w:szCs w:val="24"/>
            <w:lang w:val="en-US" w:eastAsia="zh-CN"/>
          </w:rPr>
          <w:t>经过</w:t>
        </w:r>
      </w:ins>
      <w:ins w:id="728" w:author="Charon" w:date="2024-01-26T09:33:20Z">
        <w:r>
          <w:rPr>
            <w:rFonts w:hint="eastAsia" w:cs="Times New Roman"/>
            <w:b w:val="0"/>
            <w:bCs w:val="0"/>
            <w:sz w:val="24"/>
            <w:szCs w:val="24"/>
            <w:lang w:val="en-US" w:eastAsia="zh-CN"/>
          </w:rPr>
          <w:t>总结后的</w:t>
        </w:r>
      </w:ins>
      <w:ins w:id="729" w:author="Charon" w:date="2024-01-26T09:33:23Z">
        <w:r>
          <w:rPr>
            <w:rFonts w:hint="eastAsia" w:cs="Times New Roman"/>
            <w:b w:val="0"/>
            <w:bCs w:val="0"/>
            <w:sz w:val="24"/>
            <w:szCs w:val="24"/>
            <w:lang w:val="en-US" w:eastAsia="zh-CN"/>
          </w:rPr>
          <w:t>辩论</w:t>
        </w:r>
      </w:ins>
      <w:ins w:id="730" w:author="Charon" w:date="2024-01-26T09:33:27Z">
        <w:r>
          <w:rPr>
            <w:rFonts w:hint="eastAsia" w:cs="Times New Roman"/>
            <w:b w:val="0"/>
            <w:bCs w:val="0"/>
            <w:sz w:val="24"/>
            <w:szCs w:val="24"/>
            <w:lang w:val="en-US" w:eastAsia="zh-CN"/>
          </w:rPr>
          <w:t>会</w:t>
        </w:r>
      </w:ins>
      <w:ins w:id="731" w:author="Charon" w:date="2024-01-26T09:33:28Z">
        <w:r>
          <w:rPr>
            <w:rFonts w:hint="eastAsia" w:cs="Times New Roman"/>
            <w:b w:val="0"/>
            <w:bCs w:val="0"/>
            <w:sz w:val="24"/>
            <w:szCs w:val="24"/>
            <w:lang w:val="en-US" w:eastAsia="zh-CN"/>
          </w:rPr>
          <w:t>得到</w:t>
        </w:r>
      </w:ins>
      <w:ins w:id="732" w:author="Charon" w:date="2024-01-26T09:33:29Z">
        <w:r>
          <w:rPr>
            <w:rFonts w:hint="eastAsia" w:cs="Times New Roman"/>
            <w:b w:val="0"/>
            <w:bCs w:val="0"/>
            <w:sz w:val="24"/>
            <w:szCs w:val="24"/>
            <w:lang w:val="en-US" w:eastAsia="zh-CN"/>
          </w:rPr>
          <w:t>更好的</w:t>
        </w:r>
      </w:ins>
      <w:ins w:id="733" w:author="Charon" w:date="2024-01-26T09:33:30Z">
        <w:r>
          <w:rPr>
            <w:rFonts w:hint="eastAsia" w:cs="Times New Roman"/>
            <w:b w:val="0"/>
            <w:bCs w:val="0"/>
            <w:sz w:val="24"/>
            <w:szCs w:val="24"/>
            <w:lang w:val="en-US" w:eastAsia="zh-CN"/>
          </w:rPr>
          <w:t>模型</w:t>
        </w:r>
      </w:ins>
      <w:ins w:id="734" w:author="Charon" w:date="2024-01-26T09:33:31Z">
        <w:r>
          <w:rPr>
            <w:rFonts w:hint="eastAsia" w:cs="Times New Roman"/>
            <w:b w:val="0"/>
            <w:bCs w:val="0"/>
            <w:sz w:val="24"/>
            <w:szCs w:val="24"/>
            <w:lang w:val="en-US" w:eastAsia="zh-CN"/>
          </w:rPr>
          <w:t>效果，</w:t>
        </w:r>
      </w:ins>
      <w:ins w:id="735" w:author="Charon" w:date="2024-01-26T09:33:32Z">
        <w:r>
          <w:rPr>
            <w:rFonts w:hint="eastAsia" w:cs="Times New Roman"/>
            <w:b w:val="0"/>
            <w:bCs w:val="0"/>
            <w:sz w:val="24"/>
            <w:szCs w:val="24"/>
            <w:lang w:val="en-US" w:eastAsia="zh-CN"/>
          </w:rPr>
          <w:t>如图</w:t>
        </w:r>
      </w:ins>
      <w:ins w:id="736" w:author="Charon" w:date="2024-01-26T09:33:33Z">
        <w:r>
          <w:rPr>
            <w:rFonts w:hint="eastAsia" w:cs="Times New Roman"/>
            <w:b w:val="0"/>
            <w:bCs w:val="0"/>
            <w:sz w:val="24"/>
            <w:szCs w:val="24"/>
            <w:lang w:val="en-US" w:eastAsia="zh-CN"/>
          </w:rPr>
          <w:t>1</w:t>
        </w:r>
      </w:ins>
      <w:ins w:id="737" w:author="Charon" w:date="2024-01-26T09:34:13Z">
        <w:r>
          <w:rPr>
            <w:rFonts w:hint="eastAsia" w:cs="Times New Roman"/>
            <w:b w:val="0"/>
            <w:bCs w:val="0"/>
            <w:sz w:val="24"/>
            <w:szCs w:val="24"/>
            <w:lang w:val="en-US" w:eastAsia="zh-CN"/>
          </w:rPr>
          <w:t>2</w:t>
        </w:r>
      </w:ins>
      <w:ins w:id="738" w:author="Charon" w:date="2024-01-26T09:33:36Z">
        <w:r>
          <w:rPr>
            <w:rFonts w:hint="eastAsia" w:cs="Times New Roman"/>
            <w:b w:val="0"/>
            <w:bCs w:val="0"/>
            <w:sz w:val="24"/>
            <w:szCs w:val="24"/>
            <w:lang w:val="en-US" w:eastAsia="zh-CN"/>
          </w:rPr>
          <w:t>所示</w:t>
        </w:r>
      </w:ins>
      <w:ins w:id="739" w:author="Charon" w:date="2024-01-26T09:33:37Z">
        <w:r>
          <w:rPr>
            <w:rFonts w:hint="eastAsia" w:cs="Times New Roman"/>
            <w:b w:val="0"/>
            <w:bCs w:val="0"/>
            <w:sz w:val="24"/>
            <w:szCs w:val="24"/>
            <w:lang w:val="en-US" w:eastAsia="zh-CN"/>
          </w:rPr>
          <w:t>。</w:t>
        </w:r>
      </w:ins>
    </w:p>
    <w:p>
      <w:pPr>
        <w:spacing w:line="360" w:lineRule="auto"/>
        <w:ind w:firstLine="420" w:firstLineChars="0"/>
        <w:jc w:val="center"/>
        <w:rPr>
          <w:ins w:id="741" w:author="Charon" w:date="2024-01-26T09:34:05Z"/>
        </w:rPr>
        <w:pPrChange w:id="740" w:author="Charon" w:date="2024-01-26T09:34:38Z">
          <w:pPr>
            <w:spacing w:line="360" w:lineRule="auto"/>
            <w:ind w:firstLine="0" w:firstLineChars="0"/>
          </w:pPr>
        </w:pPrChange>
      </w:pPr>
      <w:ins w:id="742" w:author="Charon" w:date="2024-01-26T09:34:03Z">
        <w:r>
          <w:rPr/>
          <w:drawing>
            <wp:inline distT="0" distB="0" distL="114300" distR="114300">
              <wp:extent cx="1714500" cy="1219200"/>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1714500" cy="1219200"/>
                      </a:xfrm>
                      <a:prstGeom prst="rect">
                        <a:avLst/>
                      </a:prstGeom>
                      <a:noFill/>
                      <a:ln>
                        <a:noFill/>
                      </a:ln>
                    </pic:spPr>
                  </pic:pic>
                </a:graphicData>
              </a:graphic>
            </wp:inline>
          </w:drawing>
        </w:r>
      </w:ins>
    </w:p>
    <w:p>
      <w:pPr>
        <w:spacing w:line="360" w:lineRule="auto"/>
        <w:ind w:firstLine="420" w:firstLineChars="0"/>
        <w:jc w:val="center"/>
        <w:rPr>
          <w:ins w:id="745" w:author="Charon" w:date="2024-01-26T09:36:16Z"/>
          <w:rFonts w:hint="eastAsia" w:ascii="楷体" w:hAnsi="楷体" w:eastAsia="楷体" w:cs="楷体"/>
          <w:lang w:val="en-US" w:eastAsia="zh-CN"/>
        </w:rPr>
        <w:pPrChange w:id="744" w:author="Charon" w:date="2024-01-26T09:34:38Z">
          <w:pPr>
            <w:spacing w:line="360" w:lineRule="auto"/>
            <w:ind w:firstLine="0" w:firstLineChars="0"/>
          </w:pPr>
        </w:pPrChange>
      </w:pPr>
      <w:ins w:id="746" w:author="Charon" w:date="2024-01-26T09:34:06Z">
        <w:r>
          <w:rPr>
            <w:rFonts w:hint="eastAsia" w:ascii="楷体" w:hAnsi="楷体" w:eastAsia="楷体" w:cs="楷体"/>
            <w:lang w:val="en-US" w:eastAsia="zh-CN"/>
            <w:rPrChange w:id="747" w:author="Charon" w:date="2024-01-26T09:34:44Z">
              <w:rPr>
                <w:rFonts w:hint="eastAsia"/>
                <w:lang w:val="en-US" w:eastAsia="zh-CN"/>
              </w:rPr>
            </w:rPrChange>
          </w:rPr>
          <w:t>图1</w:t>
        </w:r>
      </w:ins>
      <w:ins w:id="749" w:author="Charon" w:date="2024-01-26T09:34:08Z">
        <w:r>
          <w:rPr>
            <w:rFonts w:hint="eastAsia" w:ascii="楷体" w:hAnsi="楷体" w:eastAsia="楷体" w:cs="楷体"/>
            <w:lang w:val="en-US" w:eastAsia="zh-CN"/>
            <w:rPrChange w:id="750" w:author="Charon" w:date="2024-01-26T09:34:44Z">
              <w:rPr>
                <w:rFonts w:hint="eastAsia"/>
                <w:lang w:val="en-US" w:eastAsia="zh-CN"/>
              </w:rPr>
            </w:rPrChange>
          </w:rPr>
          <w:t>2.</w:t>
        </w:r>
      </w:ins>
      <w:ins w:id="752" w:author="Charon" w:date="2024-01-26T09:34:09Z">
        <w:r>
          <w:rPr>
            <w:rFonts w:hint="eastAsia" w:ascii="楷体" w:hAnsi="楷体" w:eastAsia="楷体" w:cs="楷体"/>
            <w:lang w:val="en-US" w:eastAsia="zh-CN"/>
            <w:rPrChange w:id="753" w:author="Charon" w:date="2024-01-26T09:34:44Z">
              <w:rPr>
                <w:rFonts w:hint="eastAsia"/>
                <w:lang w:val="en-US" w:eastAsia="zh-CN"/>
              </w:rPr>
            </w:rPrChange>
          </w:rPr>
          <w:t xml:space="preserve"> </w:t>
        </w:r>
      </w:ins>
      <w:ins w:id="755" w:author="Charon" w:date="2024-01-26T09:34:19Z">
        <w:r>
          <w:rPr>
            <w:rFonts w:hint="eastAsia" w:ascii="楷体" w:hAnsi="楷体" w:eastAsia="楷体" w:cs="楷体"/>
            <w:lang w:val="en-US" w:eastAsia="zh-CN"/>
            <w:rPrChange w:id="756" w:author="Charon" w:date="2024-01-26T09:34:44Z">
              <w:rPr>
                <w:rFonts w:hint="eastAsia"/>
                <w:lang w:val="en-US" w:eastAsia="zh-CN"/>
              </w:rPr>
            </w:rPrChange>
          </w:rPr>
          <w:t>经过</w:t>
        </w:r>
      </w:ins>
      <w:ins w:id="758" w:author="Charon" w:date="2024-01-26T09:34:20Z">
        <w:r>
          <w:rPr>
            <w:rFonts w:hint="eastAsia" w:ascii="楷体" w:hAnsi="楷体" w:eastAsia="楷体" w:cs="楷体"/>
            <w:lang w:val="en-US" w:eastAsia="zh-CN"/>
            <w:rPrChange w:id="759" w:author="Charon" w:date="2024-01-26T09:34:44Z">
              <w:rPr>
                <w:rFonts w:hint="eastAsia"/>
                <w:lang w:val="en-US" w:eastAsia="zh-CN"/>
              </w:rPr>
            </w:rPrChange>
          </w:rPr>
          <w:t>总结</w:t>
        </w:r>
      </w:ins>
      <w:ins w:id="761" w:author="Charon" w:date="2024-01-26T09:34:26Z">
        <w:r>
          <w:rPr>
            <w:rFonts w:hint="eastAsia" w:ascii="楷体" w:hAnsi="楷体" w:eastAsia="楷体" w:cs="楷体"/>
            <w:lang w:val="en-US" w:eastAsia="zh-CN"/>
            <w:rPrChange w:id="762" w:author="Charon" w:date="2024-01-26T09:34:44Z">
              <w:rPr>
                <w:rFonts w:hint="eastAsia"/>
                <w:lang w:val="en-US" w:eastAsia="zh-CN"/>
              </w:rPr>
            </w:rPrChange>
          </w:rPr>
          <w:t>和</w:t>
        </w:r>
      </w:ins>
      <w:ins w:id="764" w:author="Charon" w:date="2024-01-26T09:34:27Z">
        <w:r>
          <w:rPr>
            <w:rFonts w:hint="eastAsia" w:ascii="楷体" w:hAnsi="楷体" w:eastAsia="楷体" w:cs="楷体"/>
            <w:lang w:val="en-US" w:eastAsia="zh-CN"/>
            <w:rPrChange w:id="765" w:author="Charon" w:date="2024-01-26T09:34:44Z">
              <w:rPr>
                <w:rFonts w:hint="eastAsia"/>
                <w:lang w:val="en-US" w:eastAsia="zh-CN"/>
              </w:rPr>
            </w:rPrChange>
          </w:rPr>
          <w:t>没有</w:t>
        </w:r>
      </w:ins>
      <w:ins w:id="767" w:author="Charon" w:date="2024-01-26T09:34:28Z">
        <w:r>
          <w:rPr>
            <w:rFonts w:hint="eastAsia" w:ascii="楷体" w:hAnsi="楷体" w:eastAsia="楷体" w:cs="楷体"/>
            <w:lang w:val="en-US" w:eastAsia="zh-CN"/>
            <w:rPrChange w:id="768" w:author="Charon" w:date="2024-01-26T09:34:44Z">
              <w:rPr>
                <w:rFonts w:hint="eastAsia"/>
                <w:lang w:val="en-US" w:eastAsia="zh-CN"/>
              </w:rPr>
            </w:rPrChange>
          </w:rPr>
          <w:t>经过总结</w:t>
        </w:r>
      </w:ins>
      <w:ins w:id="770" w:author="Charon" w:date="2024-01-26T09:34:29Z">
        <w:r>
          <w:rPr>
            <w:rFonts w:hint="eastAsia" w:ascii="楷体" w:hAnsi="楷体" w:eastAsia="楷体" w:cs="楷体"/>
            <w:lang w:val="en-US" w:eastAsia="zh-CN"/>
            <w:rPrChange w:id="771" w:author="Charon" w:date="2024-01-26T09:34:44Z">
              <w:rPr>
                <w:rFonts w:hint="eastAsia"/>
                <w:lang w:val="en-US" w:eastAsia="zh-CN"/>
              </w:rPr>
            </w:rPrChange>
          </w:rPr>
          <w:t>的</w:t>
        </w:r>
      </w:ins>
      <w:ins w:id="773" w:author="Charon" w:date="2024-01-26T09:34:30Z">
        <w:r>
          <w:rPr>
            <w:rFonts w:hint="eastAsia" w:ascii="楷体" w:hAnsi="楷体" w:eastAsia="楷体" w:cs="楷体"/>
            <w:lang w:val="en-US" w:eastAsia="zh-CN"/>
            <w:rPrChange w:id="774" w:author="Charon" w:date="2024-01-26T09:34:44Z">
              <w:rPr>
                <w:rFonts w:hint="eastAsia"/>
                <w:lang w:val="en-US" w:eastAsia="zh-CN"/>
              </w:rPr>
            </w:rPrChange>
          </w:rPr>
          <w:t>不同</w:t>
        </w:r>
      </w:ins>
      <w:ins w:id="776" w:author="Charon" w:date="2024-01-26T09:34:31Z">
        <w:r>
          <w:rPr>
            <w:rFonts w:hint="eastAsia" w:ascii="楷体" w:hAnsi="楷体" w:eastAsia="楷体" w:cs="楷体"/>
            <w:lang w:val="en-US" w:eastAsia="zh-CN"/>
            <w:rPrChange w:id="777" w:author="Charon" w:date="2024-01-26T09:34:44Z">
              <w:rPr>
                <w:rFonts w:hint="eastAsia"/>
                <w:lang w:val="en-US" w:eastAsia="zh-CN"/>
              </w:rPr>
            </w:rPrChange>
          </w:rPr>
          <w:t>代理数量下</w:t>
        </w:r>
      </w:ins>
      <w:ins w:id="779" w:author="Charon" w:date="2024-01-26T09:34:32Z">
        <w:r>
          <w:rPr>
            <w:rFonts w:hint="eastAsia" w:ascii="楷体" w:hAnsi="楷体" w:eastAsia="楷体" w:cs="楷体"/>
            <w:lang w:val="en-US" w:eastAsia="zh-CN"/>
            <w:rPrChange w:id="780" w:author="Charon" w:date="2024-01-26T09:34:44Z">
              <w:rPr>
                <w:rFonts w:hint="eastAsia"/>
                <w:lang w:val="en-US" w:eastAsia="zh-CN"/>
              </w:rPr>
            </w:rPrChange>
          </w:rPr>
          <w:t>模型</w:t>
        </w:r>
      </w:ins>
      <w:ins w:id="782" w:author="Charon" w:date="2024-01-26T09:34:33Z">
        <w:r>
          <w:rPr>
            <w:rFonts w:hint="eastAsia" w:ascii="楷体" w:hAnsi="楷体" w:eastAsia="楷体" w:cs="楷体"/>
            <w:lang w:val="en-US" w:eastAsia="zh-CN"/>
            <w:rPrChange w:id="783" w:author="Charon" w:date="2024-01-26T09:34:44Z">
              <w:rPr>
                <w:rFonts w:hint="eastAsia"/>
                <w:lang w:val="en-US" w:eastAsia="zh-CN"/>
              </w:rPr>
            </w:rPrChange>
          </w:rPr>
          <w:t>性能</w:t>
        </w:r>
      </w:ins>
      <w:ins w:id="785" w:author="Charon" w:date="2024-01-26T09:34:34Z">
        <w:r>
          <w:rPr>
            <w:rFonts w:hint="eastAsia" w:ascii="楷体" w:hAnsi="楷体" w:eastAsia="楷体" w:cs="楷体"/>
            <w:lang w:val="en-US" w:eastAsia="zh-CN"/>
            <w:rPrChange w:id="786" w:author="Charon" w:date="2024-01-26T09:34:44Z">
              <w:rPr>
                <w:rFonts w:hint="eastAsia"/>
                <w:lang w:val="en-US" w:eastAsia="zh-CN"/>
              </w:rPr>
            </w:rPrChange>
          </w:rPr>
          <w:t>对比。</w:t>
        </w:r>
      </w:ins>
    </w:p>
    <w:p>
      <w:pPr>
        <w:spacing w:line="360" w:lineRule="auto"/>
        <w:ind w:firstLine="420" w:firstLineChars="0"/>
        <w:jc w:val="both"/>
        <w:rPr>
          <w:ins w:id="789" w:author="Charon" w:date="2024-01-26T09:41:22Z"/>
          <w:rFonts w:hint="eastAsia" w:ascii="宋体" w:hAnsi="宋体" w:cs="宋体"/>
          <w:b w:val="0"/>
          <w:bCs w:val="0"/>
          <w:sz w:val="24"/>
          <w:szCs w:val="24"/>
          <w:lang w:val="en-US" w:eastAsia="zh-CN"/>
        </w:rPr>
        <w:pPrChange w:id="788" w:author="Charon" w:date="2024-01-26T09:36:17Z">
          <w:pPr>
            <w:spacing w:line="360" w:lineRule="auto"/>
            <w:ind w:firstLine="0" w:firstLineChars="0"/>
          </w:pPr>
        </w:pPrChange>
      </w:pPr>
      <w:ins w:id="790" w:author="Charon" w:date="2024-01-26T09:36:29Z">
        <w:r>
          <w:rPr>
            <w:rFonts w:hint="eastAsia" w:ascii="宋体" w:hAnsi="宋体" w:eastAsia="宋体" w:cs="宋体"/>
            <w:b/>
            <w:bCs/>
            <w:sz w:val="24"/>
            <w:szCs w:val="24"/>
            <w:lang w:val="en-US" w:eastAsia="zh-CN"/>
            <w:rPrChange w:id="791" w:author="Charon" w:date="2024-01-26T09:36:42Z">
              <w:rPr>
                <w:rFonts w:hint="eastAsia" w:ascii="楷体" w:hAnsi="楷体" w:eastAsia="楷体" w:cs="楷体"/>
                <w:sz w:val="21"/>
                <w:szCs w:val="24"/>
                <w:lang w:val="en-US" w:eastAsia="zh-CN"/>
              </w:rPr>
            </w:rPrChange>
          </w:rPr>
          <w:t>利用</w:t>
        </w:r>
      </w:ins>
      <w:ins w:id="793" w:author="Charon" w:date="2024-01-26T09:36:30Z">
        <w:r>
          <w:rPr>
            <w:rFonts w:hint="eastAsia" w:ascii="宋体" w:hAnsi="宋体" w:eastAsia="宋体" w:cs="宋体"/>
            <w:b/>
            <w:bCs/>
            <w:sz w:val="24"/>
            <w:szCs w:val="24"/>
            <w:lang w:val="en-US" w:eastAsia="zh-CN"/>
            <w:rPrChange w:id="794" w:author="Charon" w:date="2024-01-26T09:36:42Z">
              <w:rPr>
                <w:rFonts w:hint="eastAsia" w:ascii="楷体" w:hAnsi="楷体" w:eastAsia="楷体" w:cs="楷体"/>
                <w:sz w:val="21"/>
                <w:szCs w:val="24"/>
                <w:lang w:val="en-US" w:eastAsia="zh-CN"/>
              </w:rPr>
            </w:rPrChange>
          </w:rPr>
          <w:t>不同</w:t>
        </w:r>
      </w:ins>
      <w:ins w:id="796" w:author="Charon" w:date="2024-01-26T09:36:31Z">
        <w:r>
          <w:rPr>
            <w:rFonts w:hint="eastAsia" w:ascii="宋体" w:hAnsi="宋体" w:eastAsia="宋体" w:cs="宋体"/>
            <w:b/>
            <w:bCs/>
            <w:sz w:val="24"/>
            <w:szCs w:val="24"/>
            <w:lang w:val="en-US" w:eastAsia="zh-CN"/>
            <w:rPrChange w:id="797" w:author="Charon" w:date="2024-01-26T09:36:42Z">
              <w:rPr>
                <w:rFonts w:hint="eastAsia" w:ascii="楷体" w:hAnsi="楷体" w:eastAsia="楷体" w:cs="楷体"/>
                <w:sz w:val="21"/>
                <w:szCs w:val="24"/>
                <w:lang w:val="en-US" w:eastAsia="zh-CN"/>
              </w:rPr>
            </w:rPrChange>
          </w:rPr>
          <w:t>的</w:t>
        </w:r>
      </w:ins>
      <w:ins w:id="799" w:author="Charon" w:date="2024-01-26T09:36:33Z">
        <w:r>
          <w:rPr>
            <w:rFonts w:hint="eastAsia" w:ascii="宋体" w:hAnsi="宋体" w:eastAsia="宋体" w:cs="宋体"/>
            <w:b/>
            <w:bCs/>
            <w:sz w:val="24"/>
            <w:szCs w:val="24"/>
            <w:lang w:val="en-US" w:eastAsia="zh-CN"/>
            <w:rPrChange w:id="800" w:author="Charon" w:date="2024-01-26T09:36:42Z">
              <w:rPr>
                <w:rFonts w:hint="eastAsia" w:ascii="楷体" w:hAnsi="楷体" w:eastAsia="楷体" w:cs="楷体"/>
                <w:sz w:val="21"/>
                <w:szCs w:val="24"/>
                <w:lang w:val="en-US" w:eastAsia="zh-CN"/>
              </w:rPr>
            </w:rPrChange>
          </w:rPr>
          <w:t>语言模型</w:t>
        </w:r>
      </w:ins>
      <w:ins w:id="802" w:author="Charon" w:date="2024-01-26T09:36:43Z">
        <w:r>
          <w:rPr>
            <w:rFonts w:hint="eastAsia" w:ascii="宋体" w:hAnsi="宋体" w:cs="宋体"/>
            <w:b/>
            <w:bCs/>
            <w:sz w:val="24"/>
            <w:szCs w:val="24"/>
            <w:lang w:val="en-US" w:eastAsia="zh-CN"/>
          </w:rPr>
          <w:t>：</w:t>
        </w:r>
      </w:ins>
      <w:ins w:id="803" w:author="Charon" w:date="2024-01-26T09:36:45Z">
        <w:r>
          <w:rPr>
            <w:rFonts w:hint="eastAsia" w:ascii="宋体" w:hAnsi="宋体" w:cs="宋体"/>
            <w:b w:val="0"/>
            <w:bCs w:val="0"/>
            <w:sz w:val="24"/>
            <w:szCs w:val="24"/>
            <w:lang w:val="en-US" w:eastAsia="zh-CN"/>
            <w:rPrChange w:id="804" w:author="Charon" w:date="2024-01-26T09:37:44Z">
              <w:rPr>
                <w:rFonts w:hint="eastAsia" w:ascii="宋体" w:hAnsi="宋体" w:cs="宋体"/>
                <w:b/>
                <w:bCs/>
                <w:sz w:val="24"/>
                <w:szCs w:val="24"/>
                <w:lang w:val="en-US" w:eastAsia="zh-CN"/>
              </w:rPr>
            </w:rPrChange>
          </w:rPr>
          <w:t>作者</w:t>
        </w:r>
      </w:ins>
      <w:ins w:id="806" w:author="Charon" w:date="2024-01-26T09:36:48Z">
        <w:r>
          <w:rPr>
            <w:rFonts w:hint="eastAsia" w:ascii="宋体" w:hAnsi="宋体" w:cs="宋体"/>
            <w:b w:val="0"/>
            <w:bCs w:val="0"/>
            <w:sz w:val="24"/>
            <w:szCs w:val="24"/>
            <w:lang w:val="en-US" w:eastAsia="zh-CN"/>
            <w:rPrChange w:id="807" w:author="Charon" w:date="2024-01-26T09:37:44Z">
              <w:rPr>
                <w:rFonts w:hint="eastAsia" w:ascii="宋体" w:hAnsi="宋体" w:cs="宋体"/>
                <w:b/>
                <w:bCs/>
                <w:sz w:val="24"/>
                <w:szCs w:val="24"/>
                <w:lang w:val="en-US" w:eastAsia="zh-CN"/>
              </w:rPr>
            </w:rPrChange>
          </w:rPr>
          <w:t>尝试</w:t>
        </w:r>
      </w:ins>
      <w:ins w:id="809" w:author="Charon" w:date="2024-01-26T09:36:51Z">
        <w:r>
          <w:rPr>
            <w:rFonts w:hint="eastAsia" w:ascii="宋体" w:hAnsi="宋体" w:cs="宋体"/>
            <w:b w:val="0"/>
            <w:bCs w:val="0"/>
            <w:sz w:val="24"/>
            <w:szCs w:val="24"/>
            <w:lang w:val="en-US" w:eastAsia="zh-CN"/>
            <w:rPrChange w:id="810" w:author="Charon" w:date="2024-01-26T09:37:44Z">
              <w:rPr>
                <w:rFonts w:hint="eastAsia" w:ascii="宋体" w:hAnsi="宋体" w:cs="宋体"/>
                <w:b/>
                <w:bCs/>
                <w:sz w:val="24"/>
                <w:szCs w:val="24"/>
                <w:lang w:val="en-US" w:eastAsia="zh-CN"/>
              </w:rPr>
            </w:rPrChange>
          </w:rPr>
          <w:t>为</w:t>
        </w:r>
      </w:ins>
      <w:ins w:id="812" w:author="Charon" w:date="2024-01-26T09:36:52Z">
        <w:r>
          <w:rPr>
            <w:rFonts w:hint="eastAsia" w:ascii="宋体" w:hAnsi="宋体" w:cs="宋体"/>
            <w:b w:val="0"/>
            <w:bCs w:val="0"/>
            <w:sz w:val="24"/>
            <w:szCs w:val="24"/>
            <w:lang w:val="en-US" w:eastAsia="zh-CN"/>
            <w:rPrChange w:id="813" w:author="Charon" w:date="2024-01-26T09:37:44Z">
              <w:rPr>
                <w:rFonts w:hint="eastAsia" w:ascii="宋体" w:hAnsi="宋体" w:cs="宋体"/>
                <w:b/>
                <w:bCs/>
                <w:sz w:val="24"/>
                <w:szCs w:val="24"/>
                <w:lang w:val="en-US" w:eastAsia="zh-CN"/>
              </w:rPr>
            </w:rPrChange>
          </w:rPr>
          <w:t>每个</w:t>
        </w:r>
      </w:ins>
      <w:ins w:id="815" w:author="Charon" w:date="2024-01-26T09:36:53Z">
        <w:r>
          <w:rPr>
            <w:rFonts w:hint="eastAsia" w:ascii="宋体" w:hAnsi="宋体" w:cs="宋体"/>
            <w:b w:val="0"/>
            <w:bCs w:val="0"/>
            <w:sz w:val="24"/>
            <w:szCs w:val="24"/>
            <w:lang w:val="en-US" w:eastAsia="zh-CN"/>
            <w:rPrChange w:id="816" w:author="Charon" w:date="2024-01-26T09:37:44Z">
              <w:rPr>
                <w:rFonts w:hint="eastAsia" w:ascii="宋体" w:hAnsi="宋体" w:cs="宋体"/>
                <w:b/>
                <w:bCs/>
                <w:sz w:val="24"/>
                <w:szCs w:val="24"/>
                <w:lang w:val="en-US" w:eastAsia="zh-CN"/>
              </w:rPr>
            </w:rPrChange>
          </w:rPr>
          <w:t>代理</w:t>
        </w:r>
      </w:ins>
      <w:ins w:id="818" w:author="Charon" w:date="2024-01-26T09:36:54Z">
        <w:r>
          <w:rPr>
            <w:rFonts w:hint="eastAsia" w:ascii="宋体" w:hAnsi="宋体" w:cs="宋体"/>
            <w:b w:val="0"/>
            <w:bCs w:val="0"/>
            <w:sz w:val="24"/>
            <w:szCs w:val="24"/>
            <w:lang w:val="en-US" w:eastAsia="zh-CN"/>
            <w:rPrChange w:id="819" w:author="Charon" w:date="2024-01-26T09:37:44Z">
              <w:rPr>
                <w:rFonts w:hint="eastAsia" w:ascii="宋体" w:hAnsi="宋体" w:cs="宋体"/>
                <w:b/>
                <w:bCs/>
                <w:sz w:val="24"/>
                <w:szCs w:val="24"/>
                <w:lang w:val="en-US" w:eastAsia="zh-CN"/>
              </w:rPr>
            </w:rPrChange>
          </w:rPr>
          <w:t>使用</w:t>
        </w:r>
      </w:ins>
      <w:ins w:id="821" w:author="Charon" w:date="2024-01-26T09:36:55Z">
        <w:r>
          <w:rPr>
            <w:rFonts w:hint="eastAsia" w:ascii="宋体" w:hAnsi="宋体" w:cs="宋体"/>
            <w:b w:val="0"/>
            <w:bCs w:val="0"/>
            <w:sz w:val="24"/>
            <w:szCs w:val="24"/>
            <w:lang w:val="en-US" w:eastAsia="zh-CN"/>
            <w:rPrChange w:id="822" w:author="Charon" w:date="2024-01-26T09:37:44Z">
              <w:rPr>
                <w:rFonts w:hint="eastAsia" w:ascii="宋体" w:hAnsi="宋体" w:cs="宋体"/>
                <w:b/>
                <w:bCs/>
                <w:sz w:val="24"/>
                <w:szCs w:val="24"/>
                <w:lang w:val="en-US" w:eastAsia="zh-CN"/>
              </w:rPr>
            </w:rPrChange>
          </w:rPr>
          <w:t>不同的</w:t>
        </w:r>
      </w:ins>
      <w:ins w:id="824" w:author="Charon" w:date="2024-01-26T09:36:56Z">
        <w:r>
          <w:rPr>
            <w:rFonts w:hint="eastAsia" w:ascii="宋体" w:hAnsi="宋体" w:cs="宋体"/>
            <w:b w:val="0"/>
            <w:bCs w:val="0"/>
            <w:sz w:val="24"/>
            <w:szCs w:val="24"/>
            <w:lang w:val="en-US" w:eastAsia="zh-CN"/>
            <w:rPrChange w:id="825" w:author="Charon" w:date="2024-01-26T09:37:44Z">
              <w:rPr>
                <w:rFonts w:hint="eastAsia" w:ascii="宋体" w:hAnsi="宋体" w:cs="宋体"/>
                <w:b/>
                <w:bCs/>
                <w:sz w:val="24"/>
                <w:szCs w:val="24"/>
                <w:lang w:val="en-US" w:eastAsia="zh-CN"/>
              </w:rPr>
            </w:rPrChange>
          </w:rPr>
          <w:t>语言</w:t>
        </w:r>
      </w:ins>
      <w:ins w:id="827" w:author="Charon" w:date="2024-01-26T09:36:57Z">
        <w:r>
          <w:rPr>
            <w:rFonts w:hint="eastAsia" w:ascii="宋体" w:hAnsi="宋体" w:cs="宋体"/>
            <w:b w:val="0"/>
            <w:bCs w:val="0"/>
            <w:sz w:val="24"/>
            <w:szCs w:val="24"/>
            <w:lang w:val="en-US" w:eastAsia="zh-CN"/>
            <w:rPrChange w:id="828" w:author="Charon" w:date="2024-01-26T09:37:44Z">
              <w:rPr>
                <w:rFonts w:hint="eastAsia" w:ascii="宋体" w:hAnsi="宋体" w:cs="宋体"/>
                <w:b/>
                <w:bCs/>
                <w:sz w:val="24"/>
                <w:szCs w:val="24"/>
                <w:lang w:val="en-US" w:eastAsia="zh-CN"/>
              </w:rPr>
            </w:rPrChange>
          </w:rPr>
          <w:t>模型</w:t>
        </w:r>
      </w:ins>
      <w:ins w:id="830" w:author="Charon" w:date="2024-01-26T09:37:32Z">
        <w:r>
          <w:rPr>
            <w:rFonts w:hint="eastAsia" w:ascii="宋体" w:hAnsi="宋体" w:cs="宋体"/>
            <w:b w:val="0"/>
            <w:bCs w:val="0"/>
            <w:sz w:val="24"/>
            <w:szCs w:val="24"/>
            <w:lang w:val="en-US" w:eastAsia="zh-CN"/>
            <w:rPrChange w:id="831" w:author="Charon" w:date="2024-01-26T09:37:44Z">
              <w:rPr>
                <w:rFonts w:hint="eastAsia" w:ascii="宋体" w:hAnsi="宋体" w:cs="宋体"/>
                <w:b/>
                <w:bCs/>
                <w:sz w:val="24"/>
                <w:szCs w:val="24"/>
                <w:lang w:val="en-US" w:eastAsia="zh-CN"/>
              </w:rPr>
            </w:rPrChange>
          </w:rPr>
          <w:t>（</w:t>
        </w:r>
      </w:ins>
      <w:ins w:id="833" w:author="Charon" w:date="2024-01-26T09:37:34Z">
        <w:r>
          <w:rPr>
            <w:rFonts w:hint="default" w:ascii="Times New Roman" w:hAnsi="Times New Roman" w:cs="Times New Roman"/>
            <w:b w:val="0"/>
            <w:bCs w:val="0"/>
            <w:sz w:val="24"/>
            <w:szCs w:val="24"/>
            <w:lang w:val="en-US" w:eastAsia="zh-CN"/>
            <w:rPrChange w:id="834" w:author="Charon" w:date="2024-01-26T09:38:02Z">
              <w:rPr>
                <w:rFonts w:hint="eastAsia" w:ascii="宋体" w:hAnsi="宋体" w:cs="宋体"/>
                <w:b/>
                <w:bCs/>
                <w:sz w:val="24"/>
                <w:szCs w:val="24"/>
                <w:lang w:val="en-US" w:eastAsia="zh-CN"/>
              </w:rPr>
            </w:rPrChange>
          </w:rPr>
          <w:t>B</w:t>
        </w:r>
      </w:ins>
      <w:ins w:id="836" w:author="Charon" w:date="2024-01-26T09:37:35Z">
        <w:r>
          <w:rPr>
            <w:rFonts w:hint="default" w:ascii="Times New Roman" w:hAnsi="Times New Roman" w:cs="Times New Roman"/>
            <w:b w:val="0"/>
            <w:bCs w:val="0"/>
            <w:sz w:val="24"/>
            <w:szCs w:val="24"/>
            <w:lang w:val="en-US" w:eastAsia="zh-CN"/>
            <w:rPrChange w:id="837" w:author="Charon" w:date="2024-01-26T09:38:02Z">
              <w:rPr>
                <w:rFonts w:hint="eastAsia" w:ascii="宋体" w:hAnsi="宋体" w:cs="宋体"/>
                <w:b/>
                <w:bCs/>
                <w:sz w:val="24"/>
                <w:szCs w:val="24"/>
                <w:lang w:val="en-US" w:eastAsia="zh-CN"/>
              </w:rPr>
            </w:rPrChange>
          </w:rPr>
          <w:t>ard和</w:t>
        </w:r>
      </w:ins>
      <w:ins w:id="839" w:author="Charon" w:date="2024-01-26T09:37:37Z">
        <w:r>
          <w:rPr>
            <w:rFonts w:hint="default" w:ascii="Times New Roman" w:hAnsi="Times New Roman" w:cs="Times New Roman"/>
            <w:b w:val="0"/>
            <w:bCs w:val="0"/>
            <w:sz w:val="24"/>
            <w:szCs w:val="24"/>
            <w:lang w:val="en-US" w:eastAsia="zh-CN"/>
            <w:rPrChange w:id="840" w:author="Charon" w:date="2024-01-26T09:38:02Z">
              <w:rPr>
                <w:rFonts w:hint="eastAsia" w:ascii="宋体" w:hAnsi="宋体" w:cs="宋体"/>
                <w:b/>
                <w:bCs/>
                <w:sz w:val="24"/>
                <w:szCs w:val="24"/>
                <w:lang w:val="en-US" w:eastAsia="zh-CN"/>
              </w:rPr>
            </w:rPrChange>
          </w:rPr>
          <w:t>C</w:t>
        </w:r>
      </w:ins>
      <w:ins w:id="842" w:author="Charon" w:date="2024-01-26T09:37:38Z">
        <w:r>
          <w:rPr>
            <w:rFonts w:hint="default" w:ascii="Times New Roman" w:hAnsi="Times New Roman" w:cs="Times New Roman"/>
            <w:b w:val="0"/>
            <w:bCs w:val="0"/>
            <w:sz w:val="24"/>
            <w:szCs w:val="24"/>
            <w:lang w:val="en-US" w:eastAsia="zh-CN"/>
            <w:rPrChange w:id="843" w:author="Charon" w:date="2024-01-26T09:38:02Z">
              <w:rPr>
                <w:rFonts w:hint="eastAsia" w:ascii="宋体" w:hAnsi="宋体" w:cs="宋体"/>
                <w:b/>
                <w:bCs/>
                <w:sz w:val="24"/>
                <w:szCs w:val="24"/>
                <w:lang w:val="en-US" w:eastAsia="zh-CN"/>
              </w:rPr>
            </w:rPrChange>
          </w:rPr>
          <w:t>hatG</w:t>
        </w:r>
      </w:ins>
      <w:ins w:id="845" w:author="Charon" w:date="2024-01-26T09:37:39Z">
        <w:r>
          <w:rPr>
            <w:rFonts w:hint="default" w:ascii="Times New Roman" w:hAnsi="Times New Roman" w:cs="Times New Roman"/>
            <w:b w:val="0"/>
            <w:bCs w:val="0"/>
            <w:sz w:val="24"/>
            <w:szCs w:val="24"/>
            <w:lang w:val="en-US" w:eastAsia="zh-CN"/>
            <w:rPrChange w:id="846" w:author="Charon" w:date="2024-01-26T09:38:02Z">
              <w:rPr>
                <w:rFonts w:hint="eastAsia" w:ascii="宋体" w:hAnsi="宋体" w:cs="宋体"/>
                <w:b/>
                <w:bCs/>
                <w:sz w:val="24"/>
                <w:szCs w:val="24"/>
                <w:lang w:val="en-US" w:eastAsia="zh-CN"/>
              </w:rPr>
            </w:rPrChange>
          </w:rPr>
          <w:t>PT</w:t>
        </w:r>
      </w:ins>
      <w:ins w:id="848" w:author="Charon" w:date="2024-01-26T09:37:32Z">
        <w:r>
          <w:rPr>
            <w:rFonts w:hint="eastAsia" w:ascii="宋体" w:hAnsi="宋体" w:cs="宋体"/>
            <w:b w:val="0"/>
            <w:bCs w:val="0"/>
            <w:sz w:val="24"/>
            <w:szCs w:val="24"/>
            <w:lang w:val="en-US" w:eastAsia="zh-CN"/>
            <w:rPrChange w:id="849" w:author="Charon" w:date="2024-01-26T09:37:44Z">
              <w:rPr>
                <w:rFonts w:hint="eastAsia" w:ascii="宋体" w:hAnsi="宋体" w:cs="宋体"/>
                <w:b/>
                <w:bCs/>
                <w:sz w:val="24"/>
                <w:szCs w:val="24"/>
                <w:lang w:val="en-US" w:eastAsia="zh-CN"/>
              </w:rPr>
            </w:rPrChange>
          </w:rPr>
          <w:t>）</w:t>
        </w:r>
      </w:ins>
      <w:ins w:id="851" w:author="Charon" w:date="2024-01-26T09:36:57Z">
        <w:r>
          <w:rPr>
            <w:rFonts w:hint="eastAsia" w:ascii="宋体" w:hAnsi="宋体" w:cs="宋体"/>
            <w:b w:val="0"/>
            <w:bCs w:val="0"/>
            <w:sz w:val="24"/>
            <w:szCs w:val="24"/>
            <w:lang w:val="en-US" w:eastAsia="zh-CN"/>
            <w:rPrChange w:id="852" w:author="Charon" w:date="2024-01-26T09:37:44Z">
              <w:rPr>
                <w:rFonts w:hint="eastAsia" w:ascii="宋体" w:hAnsi="宋体" w:cs="宋体"/>
                <w:b/>
                <w:bCs/>
                <w:sz w:val="24"/>
                <w:szCs w:val="24"/>
                <w:lang w:val="en-US" w:eastAsia="zh-CN"/>
              </w:rPr>
            </w:rPrChange>
          </w:rPr>
          <w:t>，</w:t>
        </w:r>
      </w:ins>
      <w:ins w:id="854" w:author="Charon" w:date="2024-01-26T09:36:58Z">
        <w:r>
          <w:rPr>
            <w:rFonts w:hint="eastAsia" w:ascii="宋体" w:hAnsi="宋体" w:cs="宋体"/>
            <w:b w:val="0"/>
            <w:bCs w:val="0"/>
            <w:sz w:val="24"/>
            <w:szCs w:val="24"/>
            <w:lang w:val="en-US" w:eastAsia="zh-CN"/>
            <w:rPrChange w:id="855" w:author="Charon" w:date="2024-01-26T09:37:44Z">
              <w:rPr>
                <w:rFonts w:hint="eastAsia" w:ascii="宋体" w:hAnsi="宋体" w:cs="宋体"/>
                <w:b/>
                <w:bCs/>
                <w:sz w:val="24"/>
                <w:szCs w:val="24"/>
                <w:lang w:val="en-US" w:eastAsia="zh-CN"/>
              </w:rPr>
            </w:rPrChange>
          </w:rPr>
          <w:t>发现</w:t>
        </w:r>
      </w:ins>
      <w:ins w:id="857" w:author="Charon" w:date="2024-01-26T09:37:00Z">
        <w:r>
          <w:rPr>
            <w:rFonts w:hint="eastAsia" w:ascii="宋体" w:hAnsi="宋体" w:cs="宋体"/>
            <w:b w:val="0"/>
            <w:bCs w:val="0"/>
            <w:sz w:val="24"/>
            <w:szCs w:val="24"/>
            <w:lang w:val="en-US" w:eastAsia="zh-CN"/>
            <w:rPrChange w:id="858" w:author="Charon" w:date="2024-01-26T09:37:44Z">
              <w:rPr>
                <w:rFonts w:hint="eastAsia" w:ascii="宋体" w:hAnsi="宋体" w:cs="宋体"/>
                <w:b/>
                <w:bCs/>
                <w:sz w:val="24"/>
                <w:szCs w:val="24"/>
                <w:lang w:val="en-US" w:eastAsia="zh-CN"/>
              </w:rPr>
            </w:rPrChange>
          </w:rPr>
          <w:t>相比于所有</w:t>
        </w:r>
      </w:ins>
      <w:ins w:id="860" w:author="Charon" w:date="2024-01-26T09:37:01Z">
        <w:r>
          <w:rPr>
            <w:rFonts w:hint="eastAsia" w:ascii="宋体" w:hAnsi="宋体" w:cs="宋体"/>
            <w:b w:val="0"/>
            <w:bCs w:val="0"/>
            <w:sz w:val="24"/>
            <w:szCs w:val="24"/>
            <w:lang w:val="en-US" w:eastAsia="zh-CN"/>
            <w:rPrChange w:id="861" w:author="Charon" w:date="2024-01-26T09:37:44Z">
              <w:rPr>
                <w:rFonts w:hint="eastAsia" w:ascii="宋体" w:hAnsi="宋体" w:cs="宋体"/>
                <w:b/>
                <w:bCs/>
                <w:sz w:val="24"/>
                <w:szCs w:val="24"/>
                <w:lang w:val="en-US" w:eastAsia="zh-CN"/>
              </w:rPr>
            </w:rPrChange>
          </w:rPr>
          <w:t>代理</w:t>
        </w:r>
      </w:ins>
      <w:ins w:id="863" w:author="Charon" w:date="2024-01-26T09:37:02Z">
        <w:r>
          <w:rPr>
            <w:rFonts w:hint="eastAsia" w:ascii="宋体" w:hAnsi="宋体" w:cs="宋体"/>
            <w:b w:val="0"/>
            <w:bCs w:val="0"/>
            <w:sz w:val="24"/>
            <w:szCs w:val="24"/>
            <w:lang w:val="en-US" w:eastAsia="zh-CN"/>
            <w:rPrChange w:id="864" w:author="Charon" w:date="2024-01-26T09:37:44Z">
              <w:rPr>
                <w:rFonts w:hint="eastAsia" w:ascii="宋体" w:hAnsi="宋体" w:cs="宋体"/>
                <w:b/>
                <w:bCs/>
                <w:sz w:val="24"/>
                <w:szCs w:val="24"/>
                <w:lang w:val="en-US" w:eastAsia="zh-CN"/>
              </w:rPr>
            </w:rPrChange>
          </w:rPr>
          <w:t>共同</w:t>
        </w:r>
      </w:ins>
      <w:ins w:id="866" w:author="Charon" w:date="2024-01-26T09:37:03Z">
        <w:r>
          <w:rPr>
            <w:rFonts w:hint="eastAsia" w:ascii="宋体" w:hAnsi="宋体" w:cs="宋体"/>
            <w:b w:val="0"/>
            <w:bCs w:val="0"/>
            <w:sz w:val="24"/>
            <w:szCs w:val="24"/>
            <w:lang w:val="en-US" w:eastAsia="zh-CN"/>
            <w:rPrChange w:id="867" w:author="Charon" w:date="2024-01-26T09:37:44Z">
              <w:rPr>
                <w:rFonts w:hint="eastAsia" w:ascii="宋体" w:hAnsi="宋体" w:cs="宋体"/>
                <w:b/>
                <w:bCs/>
                <w:sz w:val="24"/>
                <w:szCs w:val="24"/>
                <w:lang w:val="en-US" w:eastAsia="zh-CN"/>
              </w:rPr>
            </w:rPrChange>
          </w:rPr>
          <w:t>使用</w:t>
        </w:r>
      </w:ins>
      <w:ins w:id="869" w:author="Charon" w:date="2024-01-26T09:37:06Z">
        <w:r>
          <w:rPr>
            <w:rFonts w:hint="eastAsia" w:ascii="宋体" w:hAnsi="宋体" w:cs="宋体"/>
            <w:b w:val="0"/>
            <w:bCs w:val="0"/>
            <w:sz w:val="24"/>
            <w:szCs w:val="24"/>
            <w:lang w:val="en-US" w:eastAsia="zh-CN"/>
            <w:rPrChange w:id="870" w:author="Charon" w:date="2024-01-26T09:37:44Z">
              <w:rPr>
                <w:rFonts w:hint="eastAsia" w:ascii="宋体" w:hAnsi="宋体" w:cs="宋体"/>
                <w:b/>
                <w:bCs/>
                <w:sz w:val="24"/>
                <w:szCs w:val="24"/>
                <w:lang w:val="en-US" w:eastAsia="zh-CN"/>
              </w:rPr>
            </w:rPrChange>
          </w:rPr>
          <w:t>同一个</w:t>
        </w:r>
      </w:ins>
      <w:ins w:id="872" w:author="Charon" w:date="2024-01-26T09:37:14Z">
        <w:r>
          <w:rPr>
            <w:rFonts w:hint="eastAsia" w:ascii="宋体" w:hAnsi="宋体" w:cs="宋体"/>
            <w:b w:val="0"/>
            <w:bCs w:val="0"/>
            <w:sz w:val="24"/>
            <w:szCs w:val="24"/>
            <w:lang w:val="en-US" w:eastAsia="zh-CN"/>
            <w:rPrChange w:id="873" w:author="Charon" w:date="2024-01-26T09:37:44Z">
              <w:rPr>
                <w:rFonts w:hint="eastAsia" w:ascii="宋体" w:hAnsi="宋体" w:cs="宋体"/>
                <w:b/>
                <w:bCs/>
                <w:sz w:val="24"/>
                <w:szCs w:val="24"/>
                <w:lang w:val="en-US" w:eastAsia="zh-CN"/>
              </w:rPr>
            </w:rPrChange>
          </w:rPr>
          <w:t>语言</w:t>
        </w:r>
      </w:ins>
      <w:ins w:id="875" w:author="Charon" w:date="2024-01-26T09:37:11Z">
        <w:r>
          <w:rPr>
            <w:rFonts w:hint="eastAsia" w:ascii="宋体" w:hAnsi="宋体" w:cs="宋体"/>
            <w:b w:val="0"/>
            <w:bCs w:val="0"/>
            <w:sz w:val="24"/>
            <w:szCs w:val="24"/>
            <w:lang w:val="en-US" w:eastAsia="zh-CN"/>
            <w:rPrChange w:id="876" w:author="Charon" w:date="2024-01-26T09:37:44Z">
              <w:rPr>
                <w:rFonts w:hint="eastAsia" w:ascii="宋体" w:hAnsi="宋体" w:cs="宋体"/>
                <w:b/>
                <w:bCs/>
                <w:sz w:val="24"/>
                <w:szCs w:val="24"/>
                <w:lang w:val="en-US" w:eastAsia="zh-CN"/>
              </w:rPr>
            </w:rPrChange>
          </w:rPr>
          <w:t>模型</w:t>
        </w:r>
      </w:ins>
      <w:ins w:id="878" w:author="Charon" w:date="2024-01-26T09:37:17Z">
        <w:r>
          <w:rPr>
            <w:rFonts w:hint="eastAsia" w:ascii="宋体" w:hAnsi="宋体" w:cs="宋体"/>
            <w:b w:val="0"/>
            <w:bCs w:val="0"/>
            <w:sz w:val="24"/>
            <w:szCs w:val="24"/>
            <w:lang w:val="en-US" w:eastAsia="zh-CN"/>
            <w:rPrChange w:id="879" w:author="Charon" w:date="2024-01-26T09:37:44Z">
              <w:rPr>
                <w:rFonts w:hint="eastAsia" w:ascii="宋体" w:hAnsi="宋体" w:cs="宋体"/>
                <w:b/>
                <w:bCs/>
                <w:sz w:val="24"/>
                <w:szCs w:val="24"/>
                <w:lang w:val="en-US" w:eastAsia="zh-CN"/>
              </w:rPr>
            </w:rPrChange>
          </w:rPr>
          <w:t>在</w:t>
        </w:r>
      </w:ins>
      <w:ins w:id="881" w:author="Charon" w:date="2024-01-26T09:37:19Z">
        <w:r>
          <w:rPr>
            <w:rFonts w:hint="eastAsia" w:ascii="宋体" w:hAnsi="宋体" w:cs="宋体"/>
            <w:b w:val="0"/>
            <w:bCs w:val="0"/>
            <w:sz w:val="24"/>
            <w:szCs w:val="24"/>
            <w:lang w:val="en-US" w:eastAsia="zh-CN"/>
            <w:rPrChange w:id="882" w:author="Charon" w:date="2024-01-26T09:37:44Z">
              <w:rPr>
                <w:rFonts w:hint="eastAsia" w:ascii="宋体" w:hAnsi="宋体" w:cs="宋体"/>
                <w:b/>
                <w:bCs/>
                <w:sz w:val="24"/>
                <w:szCs w:val="24"/>
                <w:lang w:val="en-US" w:eastAsia="zh-CN"/>
              </w:rPr>
            </w:rPrChange>
          </w:rPr>
          <w:t>20</w:t>
        </w:r>
      </w:ins>
      <w:ins w:id="884" w:author="Charon" w:date="2024-01-26T09:37:20Z">
        <w:r>
          <w:rPr>
            <w:rFonts w:hint="eastAsia" w:ascii="宋体" w:hAnsi="宋体" w:cs="宋体"/>
            <w:b w:val="0"/>
            <w:bCs w:val="0"/>
            <w:sz w:val="24"/>
            <w:szCs w:val="24"/>
            <w:lang w:val="en-US" w:eastAsia="zh-CN"/>
            <w:rPrChange w:id="885" w:author="Charon" w:date="2024-01-26T09:37:44Z">
              <w:rPr>
                <w:rFonts w:hint="eastAsia" w:ascii="宋体" w:hAnsi="宋体" w:cs="宋体"/>
                <w:b/>
                <w:bCs/>
                <w:sz w:val="24"/>
                <w:szCs w:val="24"/>
                <w:lang w:val="en-US" w:eastAsia="zh-CN"/>
              </w:rPr>
            </w:rPrChange>
          </w:rPr>
          <w:t>个</w:t>
        </w:r>
      </w:ins>
      <w:ins w:id="887" w:author="Charon" w:date="2024-01-26T09:37:21Z">
        <w:r>
          <w:rPr>
            <w:rFonts w:hint="eastAsia" w:ascii="宋体" w:hAnsi="宋体" w:cs="宋体"/>
            <w:b w:val="0"/>
            <w:bCs w:val="0"/>
            <w:sz w:val="24"/>
            <w:szCs w:val="24"/>
            <w:lang w:val="en-US" w:eastAsia="zh-CN"/>
            <w:rPrChange w:id="888" w:author="Charon" w:date="2024-01-26T09:37:44Z">
              <w:rPr>
                <w:rFonts w:hint="eastAsia" w:ascii="宋体" w:hAnsi="宋体" w:cs="宋体"/>
                <w:b/>
                <w:bCs/>
                <w:sz w:val="24"/>
                <w:szCs w:val="24"/>
                <w:lang w:val="en-US" w:eastAsia="zh-CN"/>
              </w:rPr>
            </w:rPrChange>
          </w:rPr>
          <w:t>GSM</w:t>
        </w:r>
      </w:ins>
      <w:ins w:id="890" w:author="Charon" w:date="2024-01-26T09:37:22Z">
        <w:r>
          <w:rPr>
            <w:rFonts w:hint="eastAsia" w:ascii="宋体" w:hAnsi="宋体" w:cs="宋体"/>
            <w:b w:val="0"/>
            <w:bCs w:val="0"/>
            <w:sz w:val="24"/>
            <w:szCs w:val="24"/>
            <w:lang w:val="en-US" w:eastAsia="zh-CN"/>
            <w:rPrChange w:id="891" w:author="Charon" w:date="2024-01-26T09:37:44Z">
              <w:rPr>
                <w:rFonts w:hint="eastAsia" w:ascii="宋体" w:hAnsi="宋体" w:cs="宋体"/>
                <w:b/>
                <w:bCs/>
                <w:sz w:val="24"/>
                <w:szCs w:val="24"/>
                <w:lang w:val="en-US" w:eastAsia="zh-CN"/>
              </w:rPr>
            </w:rPrChange>
          </w:rPr>
          <w:t>8</w:t>
        </w:r>
      </w:ins>
      <w:ins w:id="893" w:author="Charon" w:date="2024-01-26T09:37:23Z">
        <w:r>
          <w:rPr>
            <w:rFonts w:hint="eastAsia" w:ascii="宋体" w:hAnsi="宋体" w:cs="宋体"/>
            <w:b w:val="0"/>
            <w:bCs w:val="0"/>
            <w:sz w:val="24"/>
            <w:szCs w:val="24"/>
            <w:lang w:val="en-US" w:eastAsia="zh-CN"/>
            <w:rPrChange w:id="894" w:author="Charon" w:date="2024-01-26T09:37:44Z">
              <w:rPr>
                <w:rFonts w:hint="eastAsia" w:ascii="宋体" w:hAnsi="宋体" w:cs="宋体"/>
                <w:b/>
                <w:bCs/>
                <w:sz w:val="24"/>
                <w:szCs w:val="24"/>
                <w:lang w:val="en-US" w:eastAsia="zh-CN"/>
              </w:rPr>
            </w:rPrChange>
          </w:rPr>
          <w:t>K</w:t>
        </w:r>
      </w:ins>
      <w:ins w:id="896" w:author="Charon" w:date="2024-01-26T09:37:25Z">
        <w:r>
          <w:rPr>
            <w:rFonts w:hint="eastAsia" w:ascii="宋体" w:hAnsi="宋体" w:cs="宋体"/>
            <w:b w:val="0"/>
            <w:bCs w:val="0"/>
            <w:sz w:val="24"/>
            <w:szCs w:val="24"/>
            <w:lang w:val="en-US" w:eastAsia="zh-CN"/>
            <w:rPrChange w:id="897" w:author="Charon" w:date="2024-01-26T09:37:44Z">
              <w:rPr>
                <w:rFonts w:hint="eastAsia" w:ascii="宋体" w:hAnsi="宋体" w:cs="宋体"/>
                <w:b/>
                <w:bCs/>
                <w:sz w:val="24"/>
                <w:szCs w:val="24"/>
                <w:lang w:val="en-US" w:eastAsia="zh-CN"/>
              </w:rPr>
            </w:rPrChange>
          </w:rPr>
          <w:t>数学问题上</w:t>
        </w:r>
      </w:ins>
      <w:ins w:id="899" w:author="Charon" w:date="2024-01-26T09:37:26Z">
        <w:r>
          <w:rPr>
            <w:rFonts w:hint="eastAsia" w:ascii="宋体" w:hAnsi="宋体" w:cs="宋体"/>
            <w:b w:val="0"/>
            <w:bCs w:val="0"/>
            <w:sz w:val="24"/>
            <w:szCs w:val="24"/>
            <w:lang w:val="en-US" w:eastAsia="zh-CN"/>
            <w:rPrChange w:id="900" w:author="Charon" w:date="2024-01-26T09:37:44Z">
              <w:rPr>
                <w:rFonts w:hint="eastAsia" w:ascii="宋体" w:hAnsi="宋体" w:cs="宋体"/>
                <w:b/>
                <w:bCs/>
                <w:sz w:val="24"/>
                <w:szCs w:val="24"/>
                <w:lang w:val="en-US" w:eastAsia="zh-CN"/>
              </w:rPr>
            </w:rPrChange>
          </w:rPr>
          <w:t>得到了</w:t>
        </w:r>
      </w:ins>
      <w:ins w:id="902" w:author="Charon" w:date="2024-01-26T09:37:27Z">
        <w:r>
          <w:rPr>
            <w:rFonts w:hint="eastAsia" w:ascii="宋体" w:hAnsi="宋体" w:cs="宋体"/>
            <w:b w:val="0"/>
            <w:bCs w:val="0"/>
            <w:sz w:val="24"/>
            <w:szCs w:val="24"/>
            <w:lang w:val="en-US" w:eastAsia="zh-CN"/>
            <w:rPrChange w:id="903" w:author="Charon" w:date="2024-01-26T09:37:44Z">
              <w:rPr>
                <w:rFonts w:hint="eastAsia" w:ascii="宋体" w:hAnsi="宋体" w:cs="宋体"/>
                <w:b/>
                <w:bCs/>
                <w:sz w:val="24"/>
                <w:szCs w:val="24"/>
                <w:lang w:val="en-US" w:eastAsia="zh-CN"/>
              </w:rPr>
            </w:rPrChange>
          </w:rPr>
          <w:t>更好</w:t>
        </w:r>
      </w:ins>
      <w:ins w:id="905" w:author="Charon" w:date="2024-01-26T09:37:28Z">
        <w:r>
          <w:rPr>
            <w:rFonts w:hint="eastAsia" w:ascii="宋体" w:hAnsi="宋体" w:cs="宋体"/>
            <w:b w:val="0"/>
            <w:bCs w:val="0"/>
            <w:sz w:val="24"/>
            <w:szCs w:val="24"/>
            <w:lang w:val="en-US" w:eastAsia="zh-CN"/>
            <w:rPrChange w:id="906" w:author="Charon" w:date="2024-01-26T09:37:44Z">
              <w:rPr>
                <w:rFonts w:hint="eastAsia" w:ascii="宋体" w:hAnsi="宋体" w:cs="宋体"/>
                <w:b/>
                <w:bCs/>
                <w:sz w:val="24"/>
                <w:szCs w:val="24"/>
                <w:lang w:val="en-US" w:eastAsia="zh-CN"/>
              </w:rPr>
            </w:rPrChange>
          </w:rPr>
          <w:t>的</w:t>
        </w:r>
      </w:ins>
      <w:ins w:id="908" w:author="Charon" w:date="2024-01-26T09:37:29Z">
        <w:r>
          <w:rPr>
            <w:rFonts w:hint="eastAsia" w:ascii="宋体" w:hAnsi="宋体" w:cs="宋体"/>
            <w:b w:val="0"/>
            <w:bCs w:val="0"/>
            <w:sz w:val="24"/>
            <w:szCs w:val="24"/>
            <w:lang w:val="en-US" w:eastAsia="zh-CN"/>
            <w:rPrChange w:id="909" w:author="Charon" w:date="2024-01-26T09:37:44Z">
              <w:rPr>
                <w:rFonts w:hint="eastAsia" w:ascii="宋体" w:hAnsi="宋体" w:cs="宋体"/>
                <w:b/>
                <w:bCs/>
                <w:sz w:val="24"/>
                <w:szCs w:val="24"/>
                <w:lang w:val="en-US" w:eastAsia="zh-CN"/>
              </w:rPr>
            </w:rPrChange>
          </w:rPr>
          <w:t>效果</w:t>
        </w:r>
      </w:ins>
      <w:ins w:id="911" w:author="Charon" w:date="2024-01-26T09:40:01Z">
        <w:r>
          <w:rPr>
            <w:rFonts w:hint="eastAsia" w:ascii="宋体" w:hAnsi="宋体" w:cs="宋体"/>
            <w:b w:val="0"/>
            <w:bCs w:val="0"/>
            <w:sz w:val="24"/>
            <w:szCs w:val="24"/>
            <w:lang w:val="en-US" w:eastAsia="zh-CN"/>
          </w:rPr>
          <w:t>。</w:t>
        </w:r>
      </w:ins>
    </w:p>
    <w:p>
      <w:pPr>
        <w:spacing w:line="360" w:lineRule="auto"/>
        <w:ind w:firstLine="0" w:firstLineChars="0"/>
        <w:jc w:val="both"/>
        <w:rPr>
          <w:ins w:id="913" w:author="Charon" w:date="2024-01-26T09:41:04Z"/>
          <w:rFonts w:hint="eastAsia" w:ascii="宋体" w:hAnsi="宋体" w:cs="宋体"/>
          <w:b w:val="0"/>
          <w:bCs w:val="0"/>
          <w:sz w:val="24"/>
          <w:szCs w:val="24"/>
          <w:lang w:val="en-US" w:eastAsia="zh-CN"/>
        </w:rPr>
        <w:pPrChange w:id="912" w:author="Charon" w:date="2024-01-26T09:41:24Z">
          <w:pPr>
            <w:spacing w:line="360" w:lineRule="auto"/>
            <w:ind w:firstLine="0" w:firstLineChars="0"/>
          </w:pPr>
        </w:pPrChange>
      </w:pPr>
    </w:p>
    <w:p>
      <w:pPr>
        <w:numPr>
          <w:ilvl w:val="0"/>
          <w:numId w:val="2"/>
          <w:ins w:id="915" w:author="Charon" w:date="2024-01-26T09:41:11Z"/>
        </w:numPr>
        <w:spacing w:line="360" w:lineRule="auto"/>
        <w:ind w:firstLine="0" w:firstLineChars="0"/>
        <w:jc w:val="both"/>
        <w:rPr>
          <w:ins w:id="916" w:author="Charon" w:date="2024-01-26T09:43:12Z"/>
          <w:rFonts w:hint="default" w:ascii="宋体" w:hAnsi="宋体" w:cs="宋体"/>
          <w:b/>
          <w:bCs/>
          <w:sz w:val="24"/>
          <w:szCs w:val="24"/>
          <w:lang w:val="en-US" w:eastAsia="zh-CN"/>
        </w:rPr>
        <w:pPrChange w:id="914" w:author="Charon" w:date="2024-01-26T09:41:11Z">
          <w:pPr>
            <w:spacing w:line="360" w:lineRule="auto"/>
            <w:ind w:firstLine="0" w:firstLineChars="0"/>
          </w:pPr>
        </w:pPrChange>
      </w:pPr>
      <w:ins w:id="917" w:author="Charon" w:date="2024-01-26T09:41:27Z">
        <w:r>
          <w:rPr>
            <w:rFonts w:hint="eastAsia" w:ascii="宋体" w:hAnsi="宋体" w:cs="宋体"/>
            <w:b/>
            <w:bCs/>
            <w:sz w:val="24"/>
            <w:szCs w:val="24"/>
            <w:lang w:val="en-US" w:eastAsia="zh-CN"/>
            <w:rPrChange w:id="918" w:author="Charon" w:date="2024-01-26T09:41:31Z">
              <w:rPr>
                <w:rFonts w:hint="eastAsia" w:ascii="宋体" w:hAnsi="宋体" w:cs="宋体"/>
                <w:b w:val="0"/>
                <w:bCs w:val="0"/>
                <w:sz w:val="24"/>
                <w:szCs w:val="24"/>
                <w:lang w:val="en-US" w:eastAsia="zh-CN"/>
              </w:rPr>
            </w:rPrChange>
          </w:rPr>
          <w:t>局限性</w:t>
        </w:r>
      </w:ins>
      <w:ins w:id="920" w:author="Charon" w:date="2024-01-26T09:41:42Z">
        <w:r>
          <w:rPr>
            <w:rFonts w:hint="eastAsia" w:ascii="宋体" w:hAnsi="宋体" w:cs="宋体"/>
            <w:b/>
            <w:bCs/>
            <w:sz w:val="24"/>
            <w:szCs w:val="24"/>
            <w:lang w:val="en-US" w:eastAsia="zh-CN"/>
          </w:rPr>
          <w:t>与</w:t>
        </w:r>
      </w:ins>
      <w:ins w:id="921" w:author="Charon" w:date="2024-01-26T09:41:28Z">
        <w:r>
          <w:rPr>
            <w:rFonts w:hint="eastAsia" w:ascii="宋体" w:hAnsi="宋体" w:cs="宋体"/>
            <w:b/>
            <w:bCs/>
            <w:sz w:val="24"/>
            <w:szCs w:val="24"/>
            <w:lang w:val="en-US" w:eastAsia="zh-CN"/>
            <w:rPrChange w:id="922" w:author="Charon" w:date="2024-01-26T09:41:31Z">
              <w:rPr>
                <w:rFonts w:hint="eastAsia" w:ascii="宋体" w:hAnsi="宋体" w:cs="宋体"/>
                <w:b w:val="0"/>
                <w:bCs w:val="0"/>
                <w:sz w:val="24"/>
                <w:szCs w:val="24"/>
                <w:lang w:val="en-US" w:eastAsia="zh-CN"/>
              </w:rPr>
            </w:rPrChange>
          </w:rPr>
          <w:t>讨论</w:t>
        </w:r>
      </w:ins>
    </w:p>
    <w:p>
      <w:pPr>
        <w:numPr>
          <w:ilvl w:val="-1"/>
          <w:numId w:val="0"/>
        </w:numPr>
        <w:spacing w:line="360" w:lineRule="auto"/>
        <w:ind w:firstLine="420" w:firstLineChars="0"/>
        <w:jc w:val="both"/>
        <w:rPr>
          <w:rFonts w:hint="default" w:ascii="宋体" w:hAnsi="宋体" w:cs="宋体"/>
          <w:b w:val="0"/>
          <w:bCs w:val="0"/>
          <w:sz w:val="24"/>
          <w:szCs w:val="24"/>
          <w:lang w:val="en-US" w:eastAsia="zh-CN"/>
          <w:rPrChange w:id="925" w:author="Charon" w:date="2024-01-26T09:48:00Z">
            <w:rPr>
              <w:rFonts w:hint="default"/>
              <w:sz w:val="24"/>
              <w:szCs w:val="24"/>
              <w:lang w:val="en-US" w:eastAsia="zh-CN"/>
            </w:rPr>
          </w:rPrChange>
        </w:rPr>
        <w:pPrChange w:id="924" w:author="Charon" w:date="2024-01-26T09:43:13Z">
          <w:pPr>
            <w:spacing w:line="360" w:lineRule="auto"/>
            <w:ind w:firstLine="0" w:firstLineChars="0"/>
          </w:pPr>
        </w:pPrChange>
      </w:pPr>
      <w:ins w:id="926" w:author="Charon" w:date="2024-01-26T09:43:23Z">
        <w:r>
          <w:rPr>
            <w:rFonts w:hint="eastAsia" w:ascii="宋体" w:hAnsi="宋体" w:cs="宋体"/>
            <w:b w:val="0"/>
            <w:bCs w:val="0"/>
            <w:sz w:val="24"/>
            <w:szCs w:val="24"/>
            <w:lang w:val="en-US" w:eastAsia="zh-CN"/>
            <w:rPrChange w:id="927" w:author="Charon" w:date="2024-01-26T09:48:00Z">
              <w:rPr>
                <w:rFonts w:hint="eastAsia" w:ascii="宋体" w:hAnsi="宋体" w:cs="宋体"/>
                <w:b/>
                <w:bCs/>
                <w:sz w:val="24"/>
                <w:szCs w:val="24"/>
                <w:lang w:val="en-US" w:eastAsia="zh-CN"/>
              </w:rPr>
            </w:rPrChange>
          </w:rPr>
          <w:t>尽管</w:t>
        </w:r>
      </w:ins>
      <w:ins w:id="929" w:author="Charon" w:date="2024-01-26T09:43:39Z">
        <w:r>
          <w:rPr>
            <w:rFonts w:hint="eastAsia" w:ascii="宋体" w:hAnsi="宋体" w:cs="宋体"/>
            <w:b w:val="0"/>
            <w:bCs w:val="0"/>
            <w:sz w:val="24"/>
            <w:szCs w:val="24"/>
            <w:lang w:val="en-US" w:eastAsia="zh-CN"/>
            <w:rPrChange w:id="930" w:author="Charon" w:date="2024-01-26T09:48:00Z">
              <w:rPr>
                <w:rFonts w:hint="eastAsia" w:ascii="宋体" w:hAnsi="宋体" w:cs="宋体"/>
                <w:b/>
                <w:bCs/>
                <w:sz w:val="24"/>
                <w:szCs w:val="24"/>
                <w:lang w:val="en-US" w:eastAsia="zh-CN"/>
              </w:rPr>
            </w:rPrChange>
          </w:rPr>
          <w:t>多代理</w:t>
        </w:r>
      </w:ins>
      <w:ins w:id="932" w:author="Charon" w:date="2024-01-26T09:43:40Z">
        <w:r>
          <w:rPr>
            <w:rFonts w:hint="eastAsia" w:ascii="宋体" w:hAnsi="宋体" w:cs="宋体"/>
            <w:b w:val="0"/>
            <w:bCs w:val="0"/>
            <w:sz w:val="24"/>
            <w:szCs w:val="24"/>
            <w:lang w:val="en-US" w:eastAsia="zh-CN"/>
            <w:rPrChange w:id="933" w:author="Charon" w:date="2024-01-26T09:48:00Z">
              <w:rPr>
                <w:rFonts w:hint="eastAsia" w:ascii="宋体" w:hAnsi="宋体" w:cs="宋体"/>
                <w:b/>
                <w:bCs/>
                <w:sz w:val="24"/>
                <w:szCs w:val="24"/>
                <w:lang w:val="en-US" w:eastAsia="zh-CN"/>
              </w:rPr>
            </w:rPrChange>
          </w:rPr>
          <w:t>辩论方法</w:t>
        </w:r>
      </w:ins>
      <w:ins w:id="935" w:author="Charon" w:date="2024-01-26T09:43:44Z">
        <w:r>
          <w:rPr>
            <w:rFonts w:hint="eastAsia" w:ascii="宋体" w:hAnsi="宋体" w:cs="宋体"/>
            <w:b w:val="0"/>
            <w:bCs w:val="0"/>
            <w:sz w:val="24"/>
            <w:szCs w:val="24"/>
            <w:lang w:val="en-US" w:eastAsia="zh-CN"/>
            <w:rPrChange w:id="936" w:author="Charon" w:date="2024-01-26T09:48:00Z">
              <w:rPr>
                <w:rFonts w:hint="eastAsia" w:ascii="宋体" w:hAnsi="宋体" w:cs="宋体"/>
                <w:b/>
                <w:bCs/>
                <w:sz w:val="24"/>
                <w:szCs w:val="24"/>
                <w:lang w:val="en-US" w:eastAsia="zh-CN"/>
              </w:rPr>
            </w:rPrChange>
          </w:rPr>
          <w:t>在</w:t>
        </w:r>
      </w:ins>
      <w:ins w:id="938" w:author="Charon" w:date="2024-01-26T09:43:46Z">
        <w:r>
          <w:rPr>
            <w:rFonts w:hint="eastAsia" w:ascii="宋体" w:hAnsi="宋体" w:cs="宋体"/>
            <w:b w:val="0"/>
            <w:bCs w:val="0"/>
            <w:sz w:val="24"/>
            <w:szCs w:val="24"/>
            <w:lang w:val="en-US" w:eastAsia="zh-CN"/>
            <w:rPrChange w:id="939" w:author="Charon" w:date="2024-01-26T09:48:00Z">
              <w:rPr>
                <w:rFonts w:hint="eastAsia" w:ascii="宋体" w:hAnsi="宋体" w:cs="宋体"/>
                <w:b/>
                <w:bCs/>
                <w:sz w:val="24"/>
                <w:szCs w:val="24"/>
                <w:lang w:val="en-US" w:eastAsia="zh-CN"/>
              </w:rPr>
            </w:rPrChange>
          </w:rPr>
          <w:t>很多方面</w:t>
        </w:r>
      </w:ins>
      <w:ins w:id="941" w:author="Charon" w:date="2024-01-26T09:43:49Z">
        <w:r>
          <w:rPr>
            <w:rFonts w:hint="eastAsia" w:ascii="宋体" w:hAnsi="宋体" w:cs="宋体"/>
            <w:b w:val="0"/>
            <w:bCs w:val="0"/>
            <w:sz w:val="24"/>
            <w:szCs w:val="24"/>
            <w:lang w:val="en-US" w:eastAsia="zh-CN"/>
            <w:rPrChange w:id="942" w:author="Charon" w:date="2024-01-26T09:48:00Z">
              <w:rPr>
                <w:rFonts w:hint="eastAsia" w:ascii="宋体" w:hAnsi="宋体" w:cs="宋体"/>
                <w:b/>
                <w:bCs/>
                <w:sz w:val="24"/>
                <w:szCs w:val="24"/>
                <w:lang w:val="en-US" w:eastAsia="zh-CN"/>
              </w:rPr>
            </w:rPrChange>
          </w:rPr>
          <w:t>取得了</w:t>
        </w:r>
      </w:ins>
      <w:ins w:id="944" w:author="Charon" w:date="2024-01-26T09:43:50Z">
        <w:r>
          <w:rPr>
            <w:rFonts w:hint="eastAsia" w:ascii="宋体" w:hAnsi="宋体" w:cs="宋体"/>
            <w:b w:val="0"/>
            <w:bCs w:val="0"/>
            <w:sz w:val="24"/>
            <w:szCs w:val="24"/>
            <w:lang w:val="en-US" w:eastAsia="zh-CN"/>
            <w:rPrChange w:id="945" w:author="Charon" w:date="2024-01-26T09:48:00Z">
              <w:rPr>
                <w:rFonts w:hint="eastAsia" w:ascii="宋体" w:hAnsi="宋体" w:cs="宋体"/>
                <w:b/>
                <w:bCs/>
                <w:sz w:val="24"/>
                <w:szCs w:val="24"/>
                <w:lang w:val="en-US" w:eastAsia="zh-CN"/>
              </w:rPr>
            </w:rPrChange>
          </w:rPr>
          <w:t>更好的</w:t>
        </w:r>
      </w:ins>
      <w:ins w:id="947" w:author="Charon" w:date="2024-01-26T09:43:51Z">
        <w:r>
          <w:rPr>
            <w:rFonts w:hint="eastAsia" w:ascii="宋体" w:hAnsi="宋体" w:cs="宋体"/>
            <w:b w:val="0"/>
            <w:bCs w:val="0"/>
            <w:sz w:val="24"/>
            <w:szCs w:val="24"/>
            <w:lang w:val="en-US" w:eastAsia="zh-CN"/>
            <w:rPrChange w:id="948" w:author="Charon" w:date="2024-01-26T09:48:00Z">
              <w:rPr>
                <w:rFonts w:hint="eastAsia" w:ascii="宋体" w:hAnsi="宋体" w:cs="宋体"/>
                <w:b/>
                <w:bCs/>
                <w:sz w:val="24"/>
                <w:szCs w:val="24"/>
                <w:lang w:val="en-US" w:eastAsia="zh-CN"/>
              </w:rPr>
            </w:rPrChange>
          </w:rPr>
          <w:t>效果</w:t>
        </w:r>
      </w:ins>
      <w:ins w:id="950" w:author="Charon" w:date="2024-01-26T09:43:52Z">
        <w:r>
          <w:rPr>
            <w:rFonts w:hint="eastAsia" w:ascii="宋体" w:hAnsi="宋体" w:cs="宋体"/>
            <w:b w:val="0"/>
            <w:bCs w:val="0"/>
            <w:sz w:val="24"/>
            <w:szCs w:val="24"/>
            <w:lang w:val="en-US" w:eastAsia="zh-CN"/>
            <w:rPrChange w:id="951" w:author="Charon" w:date="2024-01-26T09:48:00Z">
              <w:rPr>
                <w:rFonts w:hint="eastAsia" w:ascii="宋体" w:hAnsi="宋体" w:cs="宋体"/>
                <w:b/>
                <w:bCs/>
                <w:sz w:val="24"/>
                <w:szCs w:val="24"/>
                <w:lang w:val="en-US" w:eastAsia="zh-CN"/>
              </w:rPr>
            </w:rPrChange>
          </w:rPr>
          <w:t>，但</w:t>
        </w:r>
      </w:ins>
      <w:ins w:id="953" w:author="Charon" w:date="2024-01-26T09:43:54Z">
        <w:r>
          <w:rPr>
            <w:rFonts w:hint="eastAsia" w:ascii="宋体" w:hAnsi="宋体" w:cs="宋体"/>
            <w:b w:val="0"/>
            <w:bCs w:val="0"/>
            <w:sz w:val="24"/>
            <w:szCs w:val="24"/>
            <w:lang w:val="en-US" w:eastAsia="zh-CN"/>
            <w:rPrChange w:id="954" w:author="Charon" w:date="2024-01-26T09:48:00Z">
              <w:rPr>
                <w:rFonts w:hint="eastAsia" w:ascii="宋体" w:hAnsi="宋体" w:cs="宋体"/>
                <w:b/>
                <w:bCs/>
                <w:sz w:val="24"/>
                <w:szCs w:val="24"/>
                <w:lang w:val="en-US" w:eastAsia="zh-CN"/>
              </w:rPr>
            </w:rPrChange>
          </w:rPr>
          <w:t>作者</w:t>
        </w:r>
      </w:ins>
      <w:ins w:id="956" w:author="Charon" w:date="2024-01-26T09:43:55Z">
        <w:r>
          <w:rPr>
            <w:rFonts w:hint="eastAsia" w:ascii="宋体" w:hAnsi="宋体" w:cs="宋体"/>
            <w:b w:val="0"/>
            <w:bCs w:val="0"/>
            <w:sz w:val="24"/>
            <w:szCs w:val="24"/>
            <w:lang w:val="en-US" w:eastAsia="zh-CN"/>
            <w:rPrChange w:id="957" w:author="Charon" w:date="2024-01-26T09:48:00Z">
              <w:rPr>
                <w:rFonts w:hint="eastAsia" w:ascii="宋体" w:hAnsi="宋体" w:cs="宋体"/>
                <w:b/>
                <w:bCs/>
                <w:sz w:val="24"/>
                <w:szCs w:val="24"/>
                <w:lang w:val="en-US" w:eastAsia="zh-CN"/>
              </w:rPr>
            </w:rPrChange>
          </w:rPr>
          <w:t>认为</w:t>
        </w:r>
      </w:ins>
      <w:ins w:id="959" w:author="Charon" w:date="2024-01-26T09:43:59Z">
        <w:r>
          <w:rPr>
            <w:rFonts w:hint="eastAsia" w:ascii="宋体" w:hAnsi="宋体" w:cs="宋体"/>
            <w:b w:val="0"/>
            <w:bCs w:val="0"/>
            <w:sz w:val="24"/>
            <w:szCs w:val="24"/>
            <w:lang w:val="en-US" w:eastAsia="zh-CN"/>
            <w:rPrChange w:id="960" w:author="Charon" w:date="2024-01-26T09:48:00Z">
              <w:rPr>
                <w:rFonts w:hint="eastAsia" w:ascii="宋体" w:hAnsi="宋体" w:cs="宋体"/>
                <w:b/>
                <w:bCs/>
                <w:sz w:val="24"/>
                <w:szCs w:val="24"/>
                <w:lang w:val="en-US" w:eastAsia="zh-CN"/>
              </w:rPr>
            </w:rPrChange>
          </w:rPr>
          <w:t>仍存在</w:t>
        </w:r>
      </w:ins>
      <w:ins w:id="962" w:author="Charon" w:date="2024-01-26T09:44:00Z">
        <w:r>
          <w:rPr>
            <w:rFonts w:hint="eastAsia" w:ascii="宋体" w:hAnsi="宋体" w:cs="宋体"/>
            <w:b w:val="0"/>
            <w:bCs w:val="0"/>
            <w:sz w:val="24"/>
            <w:szCs w:val="24"/>
            <w:lang w:val="en-US" w:eastAsia="zh-CN"/>
            <w:rPrChange w:id="963" w:author="Charon" w:date="2024-01-26T09:48:00Z">
              <w:rPr>
                <w:rFonts w:hint="eastAsia" w:ascii="宋体" w:hAnsi="宋体" w:cs="宋体"/>
                <w:b/>
                <w:bCs/>
                <w:sz w:val="24"/>
                <w:szCs w:val="24"/>
                <w:lang w:val="en-US" w:eastAsia="zh-CN"/>
              </w:rPr>
            </w:rPrChange>
          </w:rPr>
          <w:t>一下</w:t>
        </w:r>
      </w:ins>
      <w:ins w:id="965" w:author="Charon" w:date="2024-01-26T09:44:03Z">
        <w:r>
          <w:rPr>
            <w:rFonts w:hint="eastAsia" w:ascii="宋体" w:hAnsi="宋体" w:cs="宋体"/>
            <w:b w:val="0"/>
            <w:bCs w:val="0"/>
            <w:sz w:val="24"/>
            <w:szCs w:val="24"/>
            <w:lang w:val="en-US" w:eastAsia="zh-CN"/>
            <w:rPrChange w:id="966" w:author="Charon" w:date="2024-01-26T09:48:00Z">
              <w:rPr>
                <w:rFonts w:hint="eastAsia" w:ascii="宋体" w:hAnsi="宋体" w:cs="宋体"/>
                <w:b/>
                <w:bCs/>
                <w:sz w:val="24"/>
                <w:szCs w:val="24"/>
                <w:lang w:val="en-US" w:eastAsia="zh-CN"/>
              </w:rPr>
            </w:rPrChange>
          </w:rPr>
          <w:t>三点</w:t>
        </w:r>
      </w:ins>
      <w:ins w:id="968" w:author="Charon" w:date="2024-01-26T09:44:05Z">
        <w:r>
          <w:rPr>
            <w:rFonts w:hint="eastAsia" w:ascii="宋体" w:hAnsi="宋体" w:cs="宋体"/>
            <w:b w:val="0"/>
            <w:bCs w:val="0"/>
            <w:sz w:val="24"/>
            <w:szCs w:val="24"/>
            <w:lang w:val="en-US" w:eastAsia="zh-CN"/>
            <w:rPrChange w:id="969" w:author="Charon" w:date="2024-01-26T09:48:00Z">
              <w:rPr>
                <w:rFonts w:hint="eastAsia" w:ascii="宋体" w:hAnsi="宋体" w:cs="宋体"/>
                <w:b/>
                <w:bCs/>
                <w:sz w:val="24"/>
                <w:szCs w:val="24"/>
                <w:lang w:val="en-US" w:eastAsia="zh-CN"/>
              </w:rPr>
            </w:rPrChange>
          </w:rPr>
          <w:t>局限性</w:t>
        </w:r>
      </w:ins>
      <w:ins w:id="971" w:author="Charon" w:date="2024-01-26T09:44:06Z">
        <w:r>
          <w:rPr>
            <w:rFonts w:hint="eastAsia" w:ascii="宋体" w:hAnsi="宋体" w:cs="宋体"/>
            <w:b w:val="0"/>
            <w:bCs w:val="0"/>
            <w:sz w:val="24"/>
            <w:szCs w:val="24"/>
            <w:lang w:val="en-US" w:eastAsia="zh-CN"/>
            <w:rPrChange w:id="972" w:author="Charon" w:date="2024-01-26T09:48:00Z">
              <w:rPr>
                <w:rFonts w:hint="eastAsia" w:ascii="宋体" w:hAnsi="宋体" w:cs="宋体"/>
                <w:b/>
                <w:bCs/>
                <w:sz w:val="24"/>
                <w:szCs w:val="24"/>
                <w:lang w:val="en-US" w:eastAsia="zh-CN"/>
              </w:rPr>
            </w:rPrChange>
          </w:rPr>
          <w:t>：</w:t>
        </w:r>
      </w:ins>
      <w:ins w:id="974" w:author="Charon" w:date="2024-01-26T09:44:12Z">
        <w:r>
          <w:rPr>
            <w:rFonts w:hint="eastAsia" w:ascii="宋体" w:hAnsi="宋体" w:cs="宋体"/>
            <w:b w:val="0"/>
            <w:bCs w:val="0"/>
            <w:sz w:val="24"/>
            <w:szCs w:val="24"/>
            <w:lang w:val="en-US" w:eastAsia="zh-CN"/>
            <w:rPrChange w:id="975" w:author="Charon" w:date="2024-01-26T09:48:00Z">
              <w:rPr>
                <w:rFonts w:hint="eastAsia" w:ascii="宋体" w:hAnsi="宋体" w:cs="宋体"/>
                <w:b/>
                <w:bCs/>
                <w:sz w:val="24"/>
                <w:szCs w:val="24"/>
                <w:lang w:val="en-US" w:eastAsia="zh-CN"/>
              </w:rPr>
            </w:rPrChange>
          </w:rPr>
          <w:t>(</w:t>
        </w:r>
      </w:ins>
      <w:ins w:id="977" w:author="Charon" w:date="2024-01-26T09:44:13Z">
        <w:r>
          <w:rPr>
            <w:rFonts w:hint="eastAsia" w:ascii="宋体" w:hAnsi="宋体" w:cs="宋体"/>
            <w:b w:val="0"/>
            <w:bCs w:val="0"/>
            <w:sz w:val="24"/>
            <w:szCs w:val="24"/>
            <w:lang w:val="en-US" w:eastAsia="zh-CN"/>
            <w:rPrChange w:id="978" w:author="Charon" w:date="2024-01-26T09:48:00Z">
              <w:rPr>
                <w:rFonts w:hint="eastAsia" w:ascii="宋体" w:hAnsi="宋体" w:cs="宋体"/>
                <w:b/>
                <w:bCs/>
                <w:sz w:val="24"/>
                <w:szCs w:val="24"/>
                <w:lang w:val="en-US" w:eastAsia="zh-CN"/>
              </w:rPr>
            </w:rPrChange>
          </w:rPr>
          <w:t>1</w:t>
        </w:r>
      </w:ins>
      <w:ins w:id="980" w:author="Charon" w:date="2024-01-26T09:44:12Z">
        <w:r>
          <w:rPr>
            <w:rFonts w:hint="eastAsia" w:ascii="宋体" w:hAnsi="宋体" w:cs="宋体"/>
            <w:b w:val="0"/>
            <w:bCs w:val="0"/>
            <w:sz w:val="24"/>
            <w:szCs w:val="24"/>
            <w:lang w:val="en-US" w:eastAsia="zh-CN"/>
            <w:rPrChange w:id="981" w:author="Charon" w:date="2024-01-26T09:48:00Z">
              <w:rPr>
                <w:rFonts w:hint="eastAsia" w:ascii="宋体" w:hAnsi="宋体" w:cs="宋体"/>
                <w:b/>
                <w:bCs/>
                <w:sz w:val="24"/>
                <w:szCs w:val="24"/>
                <w:lang w:val="en-US" w:eastAsia="zh-CN"/>
              </w:rPr>
            </w:rPrChange>
          </w:rPr>
          <w:t>)</w:t>
        </w:r>
      </w:ins>
      <w:ins w:id="983" w:author="Charon" w:date="2024-01-26T09:44:15Z">
        <w:r>
          <w:rPr>
            <w:rFonts w:hint="eastAsia" w:ascii="宋体" w:hAnsi="宋体" w:cs="宋体"/>
            <w:b w:val="0"/>
            <w:bCs w:val="0"/>
            <w:sz w:val="24"/>
            <w:szCs w:val="24"/>
            <w:lang w:val="en-US" w:eastAsia="zh-CN"/>
            <w:rPrChange w:id="984" w:author="Charon" w:date="2024-01-26T09:48:00Z">
              <w:rPr>
                <w:rFonts w:hint="eastAsia" w:ascii="宋体" w:hAnsi="宋体" w:cs="宋体"/>
                <w:b/>
                <w:bCs/>
                <w:sz w:val="24"/>
                <w:szCs w:val="24"/>
                <w:lang w:val="en-US" w:eastAsia="zh-CN"/>
              </w:rPr>
            </w:rPrChange>
          </w:rPr>
          <w:t>.</w:t>
        </w:r>
      </w:ins>
      <w:ins w:id="986" w:author="Charon" w:date="2024-01-26T09:44:21Z">
        <w:r>
          <w:rPr>
            <w:rFonts w:hint="eastAsia" w:ascii="宋体" w:hAnsi="宋体" w:cs="宋体"/>
            <w:b w:val="0"/>
            <w:bCs w:val="0"/>
            <w:sz w:val="24"/>
            <w:szCs w:val="24"/>
            <w:lang w:val="en-US" w:eastAsia="zh-CN"/>
            <w:rPrChange w:id="987" w:author="Charon" w:date="2024-01-26T09:48:00Z">
              <w:rPr>
                <w:rFonts w:hint="eastAsia" w:ascii="宋体" w:hAnsi="宋体" w:cs="宋体"/>
                <w:b/>
                <w:bCs/>
                <w:sz w:val="24"/>
                <w:szCs w:val="24"/>
                <w:lang w:val="en-US" w:eastAsia="zh-CN"/>
              </w:rPr>
            </w:rPrChange>
          </w:rPr>
          <w:t>该方法</w:t>
        </w:r>
      </w:ins>
      <w:ins w:id="989" w:author="Charon" w:date="2024-01-26T09:44:22Z">
        <w:r>
          <w:rPr>
            <w:rFonts w:hint="eastAsia" w:ascii="宋体" w:hAnsi="宋体" w:cs="宋体"/>
            <w:b w:val="0"/>
            <w:bCs w:val="0"/>
            <w:sz w:val="24"/>
            <w:szCs w:val="24"/>
            <w:lang w:val="en-US" w:eastAsia="zh-CN"/>
            <w:rPrChange w:id="990" w:author="Charon" w:date="2024-01-26T09:48:00Z">
              <w:rPr>
                <w:rFonts w:hint="eastAsia" w:ascii="宋体" w:hAnsi="宋体" w:cs="宋体"/>
                <w:b/>
                <w:bCs/>
                <w:sz w:val="24"/>
                <w:szCs w:val="24"/>
                <w:lang w:val="en-US" w:eastAsia="zh-CN"/>
              </w:rPr>
            </w:rPrChange>
          </w:rPr>
          <w:t>需要多个</w:t>
        </w:r>
      </w:ins>
      <w:ins w:id="992" w:author="Charon" w:date="2024-01-26T09:44:29Z">
        <w:r>
          <w:rPr>
            <w:rFonts w:hint="eastAsia" w:ascii="宋体" w:hAnsi="宋体" w:cs="宋体"/>
            <w:b w:val="0"/>
            <w:bCs w:val="0"/>
            <w:sz w:val="24"/>
            <w:szCs w:val="24"/>
            <w:lang w:val="en-US" w:eastAsia="zh-CN"/>
            <w:rPrChange w:id="993" w:author="Charon" w:date="2024-01-26T09:48:00Z">
              <w:rPr>
                <w:rFonts w:hint="eastAsia" w:ascii="宋体" w:hAnsi="宋体" w:cs="宋体"/>
                <w:b/>
                <w:bCs/>
                <w:sz w:val="24"/>
                <w:szCs w:val="24"/>
                <w:lang w:val="en-US" w:eastAsia="zh-CN"/>
              </w:rPr>
            </w:rPrChange>
          </w:rPr>
          <w:t>代理</w:t>
        </w:r>
      </w:ins>
      <w:ins w:id="995" w:author="Charon" w:date="2024-01-26T09:44:31Z">
        <w:r>
          <w:rPr>
            <w:rFonts w:hint="eastAsia" w:ascii="宋体" w:hAnsi="宋体" w:cs="宋体"/>
            <w:b w:val="0"/>
            <w:bCs w:val="0"/>
            <w:sz w:val="24"/>
            <w:szCs w:val="24"/>
            <w:lang w:val="en-US" w:eastAsia="zh-CN"/>
            <w:rPrChange w:id="996" w:author="Charon" w:date="2024-01-26T09:48:00Z">
              <w:rPr>
                <w:rFonts w:hint="eastAsia" w:ascii="宋体" w:hAnsi="宋体" w:cs="宋体"/>
                <w:b/>
                <w:bCs/>
                <w:sz w:val="24"/>
                <w:szCs w:val="24"/>
                <w:lang w:val="en-US" w:eastAsia="zh-CN"/>
              </w:rPr>
            </w:rPrChange>
          </w:rPr>
          <w:t>参与辩论，</w:t>
        </w:r>
      </w:ins>
      <w:ins w:id="998" w:author="Charon" w:date="2024-01-26T09:44:32Z">
        <w:r>
          <w:rPr>
            <w:rFonts w:hint="eastAsia" w:ascii="宋体" w:hAnsi="宋体" w:cs="宋体"/>
            <w:b w:val="0"/>
            <w:bCs w:val="0"/>
            <w:sz w:val="24"/>
            <w:szCs w:val="24"/>
            <w:lang w:val="en-US" w:eastAsia="zh-CN"/>
            <w:rPrChange w:id="999" w:author="Charon" w:date="2024-01-26T09:48:00Z">
              <w:rPr>
                <w:rFonts w:hint="eastAsia" w:ascii="宋体" w:hAnsi="宋体" w:cs="宋体"/>
                <w:b/>
                <w:bCs/>
                <w:sz w:val="24"/>
                <w:szCs w:val="24"/>
                <w:lang w:val="en-US" w:eastAsia="zh-CN"/>
              </w:rPr>
            </w:rPrChange>
          </w:rPr>
          <w:t>因此</w:t>
        </w:r>
      </w:ins>
      <w:ins w:id="1001" w:author="Charon" w:date="2024-01-26T09:44:40Z">
        <w:r>
          <w:rPr>
            <w:rFonts w:hint="eastAsia" w:ascii="宋体" w:hAnsi="宋体" w:cs="宋体"/>
            <w:b w:val="0"/>
            <w:bCs w:val="0"/>
            <w:sz w:val="24"/>
            <w:szCs w:val="24"/>
            <w:lang w:val="en-US" w:eastAsia="zh-CN"/>
            <w:rPrChange w:id="1002" w:author="Charon" w:date="2024-01-26T09:48:00Z">
              <w:rPr>
                <w:rFonts w:hint="eastAsia" w:ascii="宋体" w:hAnsi="宋体" w:cs="宋体"/>
                <w:b/>
                <w:bCs/>
                <w:sz w:val="24"/>
                <w:szCs w:val="24"/>
                <w:lang w:val="en-US" w:eastAsia="zh-CN"/>
              </w:rPr>
            </w:rPrChange>
          </w:rPr>
          <w:t>在</w:t>
        </w:r>
      </w:ins>
      <w:ins w:id="1004" w:author="Charon" w:date="2024-01-26T09:44:41Z">
        <w:r>
          <w:rPr>
            <w:rFonts w:hint="eastAsia" w:ascii="宋体" w:hAnsi="宋体" w:cs="宋体"/>
            <w:b w:val="0"/>
            <w:bCs w:val="0"/>
            <w:sz w:val="24"/>
            <w:szCs w:val="24"/>
            <w:lang w:val="en-US" w:eastAsia="zh-CN"/>
            <w:rPrChange w:id="1005" w:author="Charon" w:date="2024-01-26T09:48:00Z">
              <w:rPr>
                <w:rFonts w:hint="eastAsia" w:ascii="宋体" w:hAnsi="宋体" w:cs="宋体"/>
                <w:b/>
                <w:bCs/>
                <w:sz w:val="24"/>
                <w:szCs w:val="24"/>
                <w:lang w:val="en-US" w:eastAsia="zh-CN"/>
              </w:rPr>
            </w:rPrChange>
          </w:rPr>
          <w:t>计算上</w:t>
        </w:r>
      </w:ins>
      <w:ins w:id="1007" w:author="Charon" w:date="2024-01-26T09:44:42Z">
        <w:r>
          <w:rPr>
            <w:rFonts w:hint="eastAsia" w:ascii="宋体" w:hAnsi="宋体" w:cs="宋体"/>
            <w:b w:val="0"/>
            <w:bCs w:val="0"/>
            <w:sz w:val="24"/>
            <w:szCs w:val="24"/>
            <w:lang w:val="en-US" w:eastAsia="zh-CN"/>
            <w:rPrChange w:id="1008" w:author="Charon" w:date="2024-01-26T09:48:00Z">
              <w:rPr>
                <w:rFonts w:hint="eastAsia" w:ascii="宋体" w:hAnsi="宋体" w:cs="宋体"/>
                <w:b/>
                <w:bCs/>
                <w:sz w:val="24"/>
                <w:szCs w:val="24"/>
                <w:lang w:val="en-US" w:eastAsia="zh-CN"/>
              </w:rPr>
            </w:rPrChange>
          </w:rPr>
          <w:t>更加</w:t>
        </w:r>
      </w:ins>
      <w:ins w:id="1010" w:author="Charon" w:date="2024-01-26T09:44:44Z">
        <w:r>
          <w:rPr>
            <w:rFonts w:hint="eastAsia" w:ascii="宋体" w:hAnsi="宋体" w:cs="宋体"/>
            <w:b w:val="0"/>
            <w:bCs w:val="0"/>
            <w:sz w:val="24"/>
            <w:szCs w:val="24"/>
            <w:lang w:val="en-US" w:eastAsia="zh-CN"/>
            <w:rPrChange w:id="1011" w:author="Charon" w:date="2024-01-26T09:48:00Z">
              <w:rPr>
                <w:rFonts w:hint="eastAsia" w:ascii="宋体" w:hAnsi="宋体" w:cs="宋体"/>
                <w:b/>
                <w:bCs/>
                <w:sz w:val="24"/>
                <w:szCs w:val="24"/>
                <w:lang w:val="en-US" w:eastAsia="zh-CN"/>
              </w:rPr>
            </w:rPrChange>
          </w:rPr>
          <w:t>昂贵，</w:t>
        </w:r>
      </w:ins>
      <w:ins w:id="1013" w:author="Charon" w:date="2024-01-26T09:44:45Z">
        <w:r>
          <w:rPr>
            <w:rFonts w:hint="eastAsia" w:ascii="宋体" w:hAnsi="宋体" w:cs="宋体"/>
            <w:b w:val="0"/>
            <w:bCs w:val="0"/>
            <w:sz w:val="24"/>
            <w:szCs w:val="24"/>
            <w:lang w:val="en-US" w:eastAsia="zh-CN"/>
            <w:rPrChange w:id="1014" w:author="Charon" w:date="2024-01-26T09:48:00Z">
              <w:rPr>
                <w:rFonts w:hint="eastAsia" w:ascii="宋体" w:hAnsi="宋体" w:cs="宋体"/>
                <w:b/>
                <w:bCs/>
                <w:sz w:val="24"/>
                <w:szCs w:val="24"/>
                <w:lang w:val="en-US" w:eastAsia="zh-CN"/>
              </w:rPr>
            </w:rPrChange>
          </w:rPr>
          <w:t>可以</w:t>
        </w:r>
      </w:ins>
      <w:ins w:id="1016" w:author="Charon" w:date="2024-01-26T09:44:47Z">
        <w:r>
          <w:rPr>
            <w:rFonts w:hint="eastAsia" w:ascii="宋体" w:hAnsi="宋体" w:cs="宋体"/>
            <w:b w:val="0"/>
            <w:bCs w:val="0"/>
            <w:sz w:val="24"/>
            <w:szCs w:val="24"/>
            <w:lang w:val="en-US" w:eastAsia="zh-CN"/>
            <w:rPrChange w:id="1017" w:author="Charon" w:date="2024-01-26T09:48:00Z">
              <w:rPr>
                <w:rFonts w:hint="eastAsia" w:ascii="宋体" w:hAnsi="宋体" w:cs="宋体"/>
                <w:b/>
                <w:bCs/>
                <w:sz w:val="24"/>
                <w:szCs w:val="24"/>
                <w:lang w:val="en-US" w:eastAsia="zh-CN"/>
              </w:rPr>
            </w:rPrChange>
          </w:rPr>
          <w:t>将</w:t>
        </w:r>
      </w:ins>
      <w:ins w:id="1019" w:author="Charon" w:date="2024-01-26T09:44:48Z">
        <w:r>
          <w:rPr>
            <w:rFonts w:hint="eastAsia" w:ascii="宋体" w:hAnsi="宋体" w:cs="宋体"/>
            <w:b w:val="0"/>
            <w:bCs w:val="0"/>
            <w:sz w:val="24"/>
            <w:szCs w:val="24"/>
            <w:lang w:val="en-US" w:eastAsia="zh-CN"/>
            <w:rPrChange w:id="1020" w:author="Charon" w:date="2024-01-26T09:48:00Z">
              <w:rPr>
                <w:rFonts w:hint="eastAsia" w:ascii="宋体" w:hAnsi="宋体" w:cs="宋体"/>
                <w:b/>
                <w:bCs/>
                <w:sz w:val="24"/>
                <w:szCs w:val="24"/>
                <w:lang w:val="en-US" w:eastAsia="zh-CN"/>
              </w:rPr>
            </w:rPrChange>
          </w:rPr>
          <w:t>它</w:t>
        </w:r>
      </w:ins>
      <w:ins w:id="1022" w:author="Charon" w:date="2024-01-26T09:44:49Z">
        <w:r>
          <w:rPr>
            <w:rFonts w:hint="eastAsia" w:ascii="宋体" w:hAnsi="宋体" w:cs="宋体"/>
            <w:b w:val="0"/>
            <w:bCs w:val="0"/>
            <w:sz w:val="24"/>
            <w:szCs w:val="24"/>
            <w:lang w:val="en-US" w:eastAsia="zh-CN"/>
            <w:rPrChange w:id="1023" w:author="Charon" w:date="2024-01-26T09:48:00Z">
              <w:rPr>
                <w:rFonts w:hint="eastAsia" w:ascii="宋体" w:hAnsi="宋体" w:cs="宋体"/>
                <w:b/>
                <w:bCs/>
                <w:sz w:val="24"/>
                <w:szCs w:val="24"/>
                <w:lang w:val="en-US" w:eastAsia="zh-CN"/>
              </w:rPr>
            </w:rPrChange>
          </w:rPr>
          <w:t>作为</w:t>
        </w:r>
      </w:ins>
      <w:ins w:id="1025" w:author="Charon" w:date="2024-01-26T09:44:52Z">
        <w:r>
          <w:rPr>
            <w:rFonts w:hint="eastAsia" w:ascii="宋体" w:hAnsi="宋体" w:cs="宋体"/>
            <w:b w:val="0"/>
            <w:bCs w:val="0"/>
            <w:sz w:val="24"/>
            <w:szCs w:val="24"/>
            <w:lang w:val="en-US" w:eastAsia="zh-CN"/>
            <w:rPrChange w:id="1026" w:author="Charon" w:date="2024-01-26T09:48:00Z">
              <w:rPr>
                <w:rFonts w:hint="eastAsia" w:ascii="宋体" w:hAnsi="宋体" w:cs="宋体"/>
                <w:b/>
                <w:bCs/>
                <w:sz w:val="24"/>
                <w:szCs w:val="24"/>
                <w:lang w:val="en-US" w:eastAsia="zh-CN"/>
              </w:rPr>
            </w:rPrChange>
          </w:rPr>
          <w:t>生成</w:t>
        </w:r>
      </w:ins>
      <w:ins w:id="1028" w:author="Charon" w:date="2024-01-26T09:44:54Z">
        <w:r>
          <w:rPr>
            <w:rFonts w:hint="eastAsia" w:ascii="宋体" w:hAnsi="宋体" w:cs="宋体"/>
            <w:b w:val="0"/>
            <w:bCs w:val="0"/>
            <w:sz w:val="24"/>
            <w:szCs w:val="24"/>
            <w:lang w:val="en-US" w:eastAsia="zh-CN"/>
            <w:rPrChange w:id="1029" w:author="Charon" w:date="2024-01-26T09:48:00Z">
              <w:rPr>
                <w:rFonts w:hint="eastAsia" w:ascii="宋体" w:hAnsi="宋体" w:cs="宋体"/>
                <w:b/>
                <w:bCs/>
                <w:sz w:val="24"/>
                <w:szCs w:val="24"/>
                <w:lang w:val="en-US" w:eastAsia="zh-CN"/>
              </w:rPr>
            </w:rPrChange>
          </w:rPr>
          <w:t>额外</w:t>
        </w:r>
      </w:ins>
      <w:ins w:id="1031" w:author="Charon" w:date="2024-01-26T09:44:57Z">
        <w:r>
          <w:rPr>
            <w:rFonts w:hint="eastAsia" w:ascii="宋体" w:hAnsi="宋体" w:cs="宋体"/>
            <w:b w:val="0"/>
            <w:bCs w:val="0"/>
            <w:sz w:val="24"/>
            <w:szCs w:val="24"/>
            <w:lang w:val="en-US" w:eastAsia="zh-CN"/>
            <w:rPrChange w:id="1032" w:author="Charon" w:date="2024-01-26T09:48:00Z">
              <w:rPr>
                <w:rFonts w:hint="eastAsia" w:ascii="宋体" w:hAnsi="宋体" w:cs="宋体"/>
                <w:b/>
                <w:bCs/>
                <w:sz w:val="24"/>
                <w:szCs w:val="24"/>
                <w:lang w:val="en-US" w:eastAsia="zh-CN"/>
              </w:rPr>
            </w:rPrChange>
          </w:rPr>
          <w:t>数据的</w:t>
        </w:r>
      </w:ins>
      <w:ins w:id="1034" w:author="Charon" w:date="2024-01-26T09:44:58Z">
        <w:r>
          <w:rPr>
            <w:rFonts w:hint="eastAsia" w:ascii="宋体" w:hAnsi="宋体" w:cs="宋体"/>
            <w:b w:val="0"/>
            <w:bCs w:val="0"/>
            <w:sz w:val="24"/>
            <w:szCs w:val="24"/>
            <w:lang w:val="en-US" w:eastAsia="zh-CN"/>
            <w:rPrChange w:id="1035" w:author="Charon" w:date="2024-01-26T09:48:00Z">
              <w:rPr>
                <w:rFonts w:hint="eastAsia" w:ascii="宋体" w:hAnsi="宋体" w:cs="宋体"/>
                <w:b/>
                <w:bCs/>
                <w:sz w:val="24"/>
                <w:szCs w:val="24"/>
                <w:lang w:val="en-US" w:eastAsia="zh-CN"/>
              </w:rPr>
            </w:rPrChange>
          </w:rPr>
          <w:t>方法，</w:t>
        </w:r>
      </w:ins>
      <w:ins w:id="1037" w:author="Charon" w:date="2024-01-26T09:45:00Z">
        <w:r>
          <w:rPr>
            <w:rFonts w:hint="eastAsia" w:ascii="宋体" w:hAnsi="宋体" w:cs="宋体"/>
            <w:b w:val="0"/>
            <w:bCs w:val="0"/>
            <w:sz w:val="24"/>
            <w:szCs w:val="24"/>
            <w:lang w:val="en-US" w:eastAsia="zh-CN"/>
            <w:rPrChange w:id="1038" w:author="Charon" w:date="2024-01-26T09:48:00Z">
              <w:rPr>
                <w:rFonts w:hint="eastAsia" w:ascii="宋体" w:hAnsi="宋体" w:cs="宋体"/>
                <w:b/>
                <w:bCs/>
                <w:sz w:val="24"/>
                <w:szCs w:val="24"/>
                <w:lang w:val="en-US" w:eastAsia="zh-CN"/>
              </w:rPr>
            </w:rPrChange>
          </w:rPr>
          <w:t>以</w:t>
        </w:r>
      </w:ins>
      <w:ins w:id="1040" w:author="Charon" w:date="2024-01-26T09:45:06Z">
        <w:r>
          <w:rPr>
            <w:rFonts w:hint="eastAsia" w:ascii="宋体" w:hAnsi="宋体" w:cs="宋体"/>
            <w:b w:val="0"/>
            <w:bCs w:val="0"/>
            <w:sz w:val="24"/>
            <w:szCs w:val="24"/>
            <w:lang w:val="en-US" w:eastAsia="zh-CN"/>
            <w:rPrChange w:id="1041" w:author="Charon" w:date="2024-01-26T09:48:00Z">
              <w:rPr>
                <w:rFonts w:hint="eastAsia" w:ascii="宋体" w:hAnsi="宋体" w:cs="宋体"/>
                <w:b/>
                <w:bCs/>
                <w:sz w:val="24"/>
                <w:szCs w:val="24"/>
                <w:lang w:val="en-US" w:eastAsia="zh-CN"/>
              </w:rPr>
            </w:rPrChange>
          </w:rPr>
          <w:t>改进</w:t>
        </w:r>
      </w:ins>
      <w:ins w:id="1043" w:author="Charon" w:date="2024-01-26T09:45:12Z">
        <w:r>
          <w:rPr>
            <w:rFonts w:hint="eastAsia" w:ascii="宋体" w:hAnsi="宋体" w:cs="宋体"/>
            <w:b w:val="0"/>
            <w:bCs w:val="0"/>
            <w:sz w:val="24"/>
            <w:szCs w:val="24"/>
            <w:lang w:val="en-US" w:eastAsia="zh-CN"/>
            <w:rPrChange w:id="1044" w:author="Charon" w:date="2024-01-26T09:48:00Z">
              <w:rPr>
                <w:rFonts w:hint="eastAsia" w:ascii="宋体" w:hAnsi="宋体" w:cs="宋体"/>
                <w:b/>
                <w:bCs/>
                <w:sz w:val="24"/>
                <w:szCs w:val="24"/>
                <w:lang w:val="en-US" w:eastAsia="zh-CN"/>
              </w:rPr>
            </w:rPrChange>
          </w:rPr>
          <w:t>基础模型</w:t>
        </w:r>
      </w:ins>
      <w:ins w:id="1046" w:author="Charon" w:date="2024-01-26T09:45:18Z">
        <w:r>
          <w:rPr>
            <w:rFonts w:hint="eastAsia" w:ascii="宋体" w:hAnsi="宋体" w:cs="宋体"/>
            <w:b w:val="0"/>
            <w:bCs w:val="0"/>
            <w:sz w:val="24"/>
            <w:szCs w:val="24"/>
            <w:lang w:val="en-US" w:eastAsia="zh-CN"/>
            <w:rPrChange w:id="1047" w:author="Charon" w:date="2024-01-26T09:48:00Z">
              <w:rPr>
                <w:rFonts w:hint="eastAsia" w:ascii="宋体" w:hAnsi="宋体" w:cs="宋体"/>
                <w:b/>
                <w:bCs/>
                <w:sz w:val="24"/>
                <w:szCs w:val="24"/>
                <w:lang w:val="en-US" w:eastAsia="zh-CN"/>
              </w:rPr>
            </w:rPrChange>
          </w:rPr>
          <w:t>。</w:t>
        </w:r>
      </w:ins>
      <w:ins w:id="1049" w:author="Charon" w:date="2024-01-26T09:45:21Z">
        <w:r>
          <w:rPr>
            <w:rFonts w:hint="eastAsia" w:ascii="宋体" w:hAnsi="宋体" w:cs="宋体"/>
            <w:b w:val="0"/>
            <w:bCs w:val="0"/>
            <w:sz w:val="24"/>
            <w:szCs w:val="24"/>
            <w:lang w:val="en-US" w:eastAsia="zh-CN"/>
            <w:rPrChange w:id="1050" w:author="Charon" w:date="2024-01-26T09:48:00Z">
              <w:rPr>
                <w:rFonts w:hint="eastAsia" w:ascii="宋体" w:hAnsi="宋体" w:cs="宋体"/>
                <w:b/>
                <w:bCs/>
                <w:sz w:val="24"/>
                <w:szCs w:val="24"/>
                <w:lang w:val="en-US" w:eastAsia="zh-CN"/>
              </w:rPr>
            </w:rPrChange>
          </w:rPr>
          <w:t>(</w:t>
        </w:r>
      </w:ins>
      <w:ins w:id="1052" w:author="Charon" w:date="2024-01-26T09:45:22Z">
        <w:r>
          <w:rPr>
            <w:rFonts w:hint="eastAsia" w:ascii="宋体" w:hAnsi="宋体" w:cs="宋体"/>
            <w:b w:val="0"/>
            <w:bCs w:val="0"/>
            <w:sz w:val="24"/>
            <w:szCs w:val="24"/>
            <w:lang w:val="en-US" w:eastAsia="zh-CN"/>
            <w:rPrChange w:id="1053" w:author="Charon" w:date="2024-01-26T09:48:00Z">
              <w:rPr>
                <w:rFonts w:hint="eastAsia" w:ascii="宋体" w:hAnsi="宋体" w:cs="宋体"/>
                <w:b/>
                <w:bCs/>
                <w:sz w:val="24"/>
                <w:szCs w:val="24"/>
                <w:lang w:val="en-US" w:eastAsia="zh-CN"/>
              </w:rPr>
            </w:rPrChange>
          </w:rPr>
          <w:t>2</w:t>
        </w:r>
      </w:ins>
      <w:ins w:id="1055" w:author="Charon" w:date="2024-01-26T09:45:21Z">
        <w:r>
          <w:rPr>
            <w:rFonts w:hint="eastAsia" w:ascii="宋体" w:hAnsi="宋体" w:cs="宋体"/>
            <w:b w:val="0"/>
            <w:bCs w:val="0"/>
            <w:sz w:val="24"/>
            <w:szCs w:val="24"/>
            <w:lang w:val="en-US" w:eastAsia="zh-CN"/>
            <w:rPrChange w:id="1056" w:author="Charon" w:date="2024-01-26T09:48:00Z">
              <w:rPr>
                <w:rFonts w:hint="eastAsia" w:ascii="宋体" w:hAnsi="宋体" w:cs="宋体"/>
                <w:b/>
                <w:bCs/>
                <w:sz w:val="24"/>
                <w:szCs w:val="24"/>
                <w:lang w:val="en-US" w:eastAsia="zh-CN"/>
              </w:rPr>
            </w:rPrChange>
          </w:rPr>
          <w:t>)</w:t>
        </w:r>
      </w:ins>
      <w:ins w:id="1058" w:author="Charon" w:date="2024-01-26T09:45:24Z">
        <w:r>
          <w:rPr>
            <w:rFonts w:hint="eastAsia" w:ascii="宋体" w:hAnsi="宋体" w:cs="宋体"/>
            <w:b w:val="0"/>
            <w:bCs w:val="0"/>
            <w:sz w:val="24"/>
            <w:szCs w:val="24"/>
            <w:lang w:val="en-US" w:eastAsia="zh-CN"/>
            <w:rPrChange w:id="1059" w:author="Charon" w:date="2024-01-26T09:48:00Z">
              <w:rPr>
                <w:rFonts w:hint="eastAsia" w:ascii="宋体" w:hAnsi="宋体" w:cs="宋体"/>
                <w:b/>
                <w:bCs/>
                <w:sz w:val="24"/>
                <w:szCs w:val="24"/>
                <w:lang w:val="en-US" w:eastAsia="zh-CN"/>
              </w:rPr>
            </w:rPrChange>
          </w:rPr>
          <w:t>.</w:t>
        </w:r>
      </w:ins>
      <w:ins w:id="1061" w:author="Charon" w:date="2024-01-26T09:45:33Z">
        <w:r>
          <w:rPr>
            <w:rFonts w:hint="eastAsia" w:ascii="宋体" w:hAnsi="宋体" w:cs="宋体"/>
            <w:b w:val="0"/>
            <w:bCs w:val="0"/>
            <w:sz w:val="24"/>
            <w:szCs w:val="24"/>
            <w:lang w:val="en-US" w:eastAsia="zh-CN"/>
            <w:rPrChange w:id="1062" w:author="Charon" w:date="2024-01-26T09:48:00Z">
              <w:rPr>
                <w:rFonts w:hint="eastAsia" w:ascii="宋体" w:hAnsi="宋体" w:cs="宋体"/>
                <w:b/>
                <w:bCs/>
                <w:sz w:val="24"/>
                <w:szCs w:val="24"/>
                <w:lang w:val="en-US" w:eastAsia="zh-CN"/>
              </w:rPr>
            </w:rPrChange>
          </w:rPr>
          <w:t>随着</w:t>
        </w:r>
      </w:ins>
      <w:ins w:id="1064" w:author="Charon" w:date="2024-01-26T09:45:34Z">
        <w:r>
          <w:rPr>
            <w:rFonts w:hint="eastAsia" w:ascii="宋体" w:hAnsi="宋体" w:cs="宋体"/>
            <w:b w:val="0"/>
            <w:bCs w:val="0"/>
            <w:sz w:val="24"/>
            <w:szCs w:val="24"/>
            <w:lang w:val="en-US" w:eastAsia="zh-CN"/>
            <w:rPrChange w:id="1065" w:author="Charon" w:date="2024-01-26T09:48:00Z">
              <w:rPr>
                <w:rFonts w:hint="eastAsia" w:ascii="宋体" w:hAnsi="宋体" w:cs="宋体"/>
                <w:b/>
                <w:bCs/>
                <w:sz w:val="24"/>
                <w:szCs w:val="24"/>
                <w:lang w:val="en-US" w:eastAsia="zh-CN"/>
              </w:rPr>
            </w:rPrChange>
          </w:rPr>
          <w:t>辩论</w:t>
        </w:r>
      </w:ins>
      <w:ins w:id="1067" w:author="Charon" w:date="2024-01-26T09:45:35Z">
        <w:r>
          <w:rPr>
            <w:rFonts w:hint="eastAsia" w:ascii="宋体" w:hAnsi="宋体" w:cs="宋体"/>
            <w:b w:val="0"/>
            <w:bCs w:val="0"/>
            <w:sz w:val="24"/>
            <w:szCs w:val="24"/>
            <w:lang w:val="en-US" w:eastAsia="zh-CN"/>
            <w:rPrChange w:id="1068" w:author="Charon" w:date="2024-01-26T09:48:00Z">
              <w:rPr>
                <w:rFonts w:hint="eastAsia" w:ascii="宋体" w:hAnsi="宋体" w:cs="宋体"/>
                <w:b/>
                <w:bCs/>
                <w:sz w:val="24"/>
                <w:szCs w:val="24"/>
                <w:lang w:val="en-US" w:eastAsia="zh-CN"/>
              </w:rPr>
            </w:rPrChange>
          </w:rPr>
          <w:t>持续</w:t>
        </w:r>
      </w:ins>
      <w:ins w:id="1070" w:author="Charon" w:date="2024-01-26T09:45:36Z">
        <w:r>
          <w:rPr>
            <w:rFonts w:hint="eastAsia" w:ascii="宋体" w:hAnsi="宋体" w:cs="宋体"/>
            <w:b w:val="0"/>
            <w:bCs w:val="0"/>
            <w:sz w:val="24"/>
            <w:szCs w:val="24"/>
            <w:lang w:val="en-US" w:eastAsia="zh-CN"/>
            <w:rPrChange w:id="1071" w:author="Charon" w:date="2024-01-26T09:48:00Z">
              <w:rPr>
                <w:rFonts w:hint="eastAsia" w:ascii="宋体" w:hAnsi="宋体" w:cs="宋体"/>
                <w:b/>
                <w:bCs/>
                <w:sz w:val="24"/>
                <w:szCs w:val="24"/>
                <w:lang w:val="en-US" w:eastAsia="zh-CN"/>
              </w:rPr>
            </w:rPrChange>
          </w:rPr>
          <w:t>时间</w:t>
        </w:r>
      </w:ins>
      <w:ins w:id="1073" w:author="Charon" w:date="2024-01-26T09:45:43Z">
        <w:r>
          <w:rPr>
            <w:rFonts w:hint="eastAsia" w:ascii="宋体" w:hAnsi="宋体" w:cs="宋体"/>
            <w:b w:val="0"/>
            <w:bCs w:val="0"/>
            <w:sz w:val="24"/>
            <w:szCs w:val="24"/>
            <w:lang w:val="en-US" w:eastAsia="zh-CN"/>
            <w:rPrChange w:id="1074" w:author="Charon" w:date="2024-01-26T09:48:00Z">
              <w:rPr>
                <w:rFonts w:hint="eastAsia" w:ascii="宋体" w:hAnsi="宋体" w:cs="宋体"/>
                <w:b/>
                <w:bCs/>
                <w:sz w:val="24"/>
                <w:szCs w:val="24"/>
                <w:lang w:val="en-US" w:eastAsia="zh-CN"/>
              </w:rPr>
            </w:rPrChange>
          </w:rPr>
          <w:t>的</w:t>
        </w:r>
      </w:ins>
      <w:ins w:id="1076" w:author="Charon" w:date="2024-01-26T09:45:44Z">
        <w:r>
          <w:rPr>
            <w:rFonts w:hint="eastAsia" w:ascii="宋体" w:hAnsi="宋体" w:cs="宋体"/>
            <w:b w:val="0"/>
            <w:bCs w:val="0"/>
            <w:sz w:val="24"/>
            <w:szCs w:val="24"/>
            <w:lang w:val="en-US" w:eastAsia="zh-CN"/>
            <w:rPrChange w:id="1077" w:author="Charon" w:date="2024-01-26T09:48:00Z">
              <w:rPr>
                <w:rFonts w:hint="eastAsia" w:ascii="宋体" w:hAnsi="宋体" w:cs="宋体"/>
                <w:b/>
                <w:bCs/>
                <w:sz w:val="24"/>
                <w:szCs w:val="24"/>
                <w:lang w:val="en-US" w:eastAsia="zh-CN"/>
              </w:rPr>
            </w:rPrChange>
          </w:rPr>
          <w:t>增加，</w:t>
        </w:r>
      </w:ins>
      <w:ins w:id="1079" w:author="Charon" w:date="2024-01-26T09:45:50Z">
        <w:r>
          <w:rPr>
            <w:rFonts w:hint="eastAsia" w:ascii="宋体" w:hAnsi="宋体" w:cs="宋体"/>
            <w:b w:val="0"/>
            <w:bCs w:val="0"/>
            <w:sz w:val="24"/>
            <w:szCs w:val="24"/>
            <w:lang w:val="en-US" w:eastAsia="zh-CN"/>
            <w:rPrChange w:id="1080" w:author="Charon" w:date="2024-01-26T09:48:00Z">
              <w:rPr>
                <w:rFonts w:hint="eastAsia" w:ascii="宋体" w:hAnsi="宋体" w:cs="宋体"/>
                <w:b/>
                <w:bCs/>
                <w:sz w:val="24"/>
                <w:szCs w:val="24"/>
                <w:lang w:val="en-US" w:eastAsia="zh-CN"/>
              </w:rPr>
            </w:rPrChange>
          </w:rPr>
          <w:t>语言模型</w:t>
        </w:r>
      </w:ins>
      <w:ins w:id="1082" w:author="Charon" w:date="2024-01-26T09:45:51Z">
        <w:r>
          <w:rPr>
            <w:rFonts w:hint="eastAsia" w:ascii="宋体" w:hAnsi="宋体" w:cs="宋体"/>
            <w:b w:val="0"/>
            <w:bCs w:val="0"/>
            <w:sz w:val="24"/>
            <w:szCs w:val="24"/>
            <w:lang w:val="en-US" w:eastAsia="zh-CN"/>
            <w:rPrChange w:id="1083" w:author="Charon" w:date="2024-01-26T09:48:00Z">
              <w:rPr>
                <w:rFonts w:hint="eastAsia" w:ascii="宋体" w:hAnsi="宋体" w:cs="宋体"/>
                <w:b/>
                <w:bCs/>
                <w:sz w:val="24"/>
                <w:szCs w:val="24"/>
                <w:lang w:val="en-US" w:eastAsia="zh-CN"/>
              </w:rPr>
            </w:rPrChange>
          </w:rPr>
          <w:t>难以</w:t>
        </w:r>
      </w:ins>
      <w:ins w:id="1085" w:author="Charon" w:date="2024-01-26T09:45:58Z">
        <w:r>
          <w:rPr>
            <w:rFonts w:hint="eastAsia" w:ascii="宋体" w:hAnsi="宋体" w:cs="宋体"/>
            <w:b w:val="0"/>
            <w:bCs w:val="0"/>
            <w:sz w:val="24"/>
            <w:szCs w:val="24"/>
            <w:lang w:val="en-US" w:eastAsia="zh-CN"/>
            <w:rPrChange w:id="1086" w:author="Charon" w:date="2024-01-26T09:48:00Z">
              <w:rPr>
                <w:rFonts w:hint="eastAsia" w:ascii="宋体" w:hAnsi="宋体" w:cs="宋体"/>
                <w:b/>
                <w:bCs/>
                <w:sz w:val="24"/>
                <w:szCs w:val="24"/>
                <w:lang w:val="en-US" w:eastAsia="zh-CN"/>
              </w:rPr>
            </w:rPrChange>
          </w:rPr>
          <w:t>完全处理</w:t>
        </w:r>
      </w:ins>
      <w:ins w:id="1088" w:author="Charon" w:date="2024-01-26T09:46:00Z">
        <w:r>
          <w:rPr>
            <w:rFonts w:hint="eastAsia" w:ascii="宋体" w:hAnsi="宋体" w:cs="宋体"/>
            <w:b w:val="0"/>
            <w:bCs w:val="0"/>
            <w:sz w:val="24"/>
            <w:szCs w:val="24"/>
            <w:lang w:val="en-US" w:eastAsia="zh-CN"/>
            <w:rPrChange w:id="1089" w:author="Charon" w:date="2024-01-26T09:48:00Z">
              <w:rPr>
                <w:rFonts w:hint="eastAsia" w:ascii="宋体" w:hAnsi="宋体" w:cs="宋体"/>
                <w:b/>
                <w:bCs/>
                <w:sz w:val="24"/>
                <w:szCs w:val="24"/>
                <w:lang w:val="en-US" w:eastAsia="zh-CN"/>
              </w:rPr>
            </w:rPrChange>
          </w:rPr>
          <w:t>整个</w:t>
        </w:r>
      </w:ins>
      <w:ins w:id="1091" w:author="Charon" w:date="2024-01-26T09:46:01Z">
        <w:r>
          <w:rPr>
            <w:rFonts w:hint="eastAsia" w:ascii="宋体" w:hAnsi="宋体" w:cs="宋体"/>
            <w:b w:val="0"/>
            <w:bCs w:val="0"/>
            <w:sz w:val="24"/>
            <w:szCs w:val="24"/>
            <w:lang w:val="en-US" w:eastAsia="zh-CN"/>
            <w:rPrChange w:id="1092" w:author="Charon" w:date="2024-01-26T09:48:00Z">
              <w:rPr>
                <w:rFonts w:hint="eastAsia" w:ascii="宋体" w:hAnsi="宋体" w:cs="宋体"/>
                <w:b/>
                <w:bCs/>
                <w:sz w:val="24"/>
                <w:szCs w:val="24"/>
                <w:lang w:val="en-US" w:eastAsia="zh-CN"/>
              </w:rPr>
            </w:rPrChange>
          </w:rPr>
          <w:t>辩论的</w:t>
        </w:r>
      </w:ins>
      <w:ins w:id="1094" w:author="Charon" w:date="2024-01-26T09:46:02Z">
        <w:r>
          <w:rPr>
            <w:rFonts w:hint="eastAsia" w:ascii="宋体" w:hAnsi="宋体" w:cs="宋体"/>
            <w:b w:val="0"/>
            <w:bCs w:val="0"/>
            <w:sz w:val="24"/>
            <w:szCs w:val="24"/>
            <w:lang w:val="en-US" w:eastAsia="zh-CN"/>
            <w:rPrChange w:id="1095" w:author="Charon" w:date="2024-01-26T09:48:00Z">
              <w:rPr>
                <w:rFonts w:hint="eastAsia" w:ascii="宋体" w:hAnsi="宋体" w:cs="宋体"/>
                <w:b/>
                <w:bCs/>
                <w:sz w:val="24"/>
                <w:szCs w:val="24"/>
                <w:lang w:val="en-US" w:eastAsia="zh-CN"/>
              </w:rPr>
            </w:rPrChange>
          </w:rPr>
          <w:t>输入，</w:t>
        </w:r>
      </w:ins>
      <w:ins w:id="1097" w:author="Charon" w:date="2024-01-26T09:46:03Z">
        <w:r>
          <w:rPr>
            <w:rFonts w:hint="eastAsia" w:ascii="宋体" w:hAnsi="宋体" w:cs="宋体"/>
            <w:b w:val="0"/>
            <w:bCs w:val="0"/>
            <w:sz w:val="24"/>
            <w:szCs w:val="24"/>
            <w:lang w:val="en-US" w:eastAsia="zh-CN"/>
            <w:rPrChange w:id="1098" w:author="Charon" w:date="2024-01-26T09:48:00Z">
              <w:rPr>
                <w:rFonts w:hint="eastAsia" w:ascii="宋体" w:hAnsi="宋体" w:cs="宋体"/>
                <w:b/>
                <w:bCs/>
                <w:sz w:val="24"/>
                <w:szCs w:val="24"/>
                <w:lang w:val="en-US" w:eastAsia="zh-CN"/>
              </w:rPr>
            </w:rPrChange>
          </w:rPr>
          <w:t>而是</w:t>
        </w:r>
      </w:ins>
      <w:ins w:id="1100" w:author="Charon" w:date="2024-01-26T09:46:04Z">
        <w:r>
          <w:rPr>
            <w:rFonts w:hint="eastAsia" w:ascii="宋体" w:hAnsi="宋体" w:cs="宋体"/>
            <w:b w:val="0"/>
            <w:bCs w:val="0"/>
            <w:sz w:val="24"/>
            <w:szCs w:val="24"/>
            <w:lang w:val="en-US" w:eastAsia="zh-CN"/>
            <w:rPrChange w:id="1101" w:author="Charon" w:date="2024-01-26T09:48:00Z">
              <w:rPr>
                <w:rFonts w:hint="eastAsia" w:ascii="宋体" w:hAnsi="宋体" w:cs="宋体"/>
                <w:b/>
                <w:bCs/>
                <w:sz w:val="24"/>
                <w:szCs w:val="24"/>
                <w:lang w:val="en-US" w:eastAsia="zh-CN"/>
              </w:rPr>
            </w:rPrChange>
          </w:rPr>
          <w:t>只</w:t>
        </w:r>
      </w:ins>
      <w:ins w:id="1103" w:author="Charon" w:date="2024-01-26T09:46:07Z">
        <w:r>
          <w:rPr>
            <w:rFonts w:hint="eastAsia" w:ascii="宋体" w:hAnsi="宋体" w:cs="宋体"/>
            <w:b w:val="0"/>
            <w:bCs w:val="0"/>
            <w:sz w:val="24"/>
            <w:szCs w:val="24"/>
            <w:lang w:val="en-US" w:eastAsia="zh-CN"/>
            <w:rPrChange w:id="1104" w:author="Charon" w:date="2024-01-26T09:48:00Z">
              <w:rPr>
                <w:rFonts w:hint="eastAsia" w:ascii="宋体" w:hAnsi="宋体" w:cs="宋体"/>
                <w:b/>
                <w:bCs/>
                <w:sz w:val="24"/>
                <w:szCs w:val="24"/>
                <w:lang w:val="en-US" w:eastAsia="zh-CN"/>
              </w:rPr>
            </w:rPrChange>
          </w:rPr>
          <w:t>关注</w:t>
        </w:r>
      </w:ins>
      <w:ins w:id="1106" w:author="Charon" w:date="2024-01-26T09:46:08Z">
        <w:r>
          <w:rPr>
            <w:rFonts w:hint="eastAsia" w:ascii="宋体" w:hAnsi="宋体" w:cs="宋体"/>
            <w:b w:val="0"/>
            <w:bCs w:val="0"/>
            <w:sz w:val="24"/>
            <w:szCs w:val="24"/>
            <w:lang w:val="en-US" w:eastAsia="zh-CN"/>
            <w:rPrChange w:id="1107" w:author="Charon" w:date="2024-01-26T09:48:00Z">
              <w:rPr>
                <w:rFonts w:hint="eastAsia" w:ascii="宋体" w:hAnsi="宋体" w:cs="宋体"/>
                <w:b/>
                <w:bCs/>
                <w:sz w:val="24"/>
                <w:szCs w:val="24"/>
                <w:lang w:val="en-US" w:eastAsia="zh-CN"/>
              </w:rPr>
            </w:rPrChange>
          </w:rPr>
          <w:t>最近</w:t>
        </w:r>
      </w:ins>
      <w:ins w:id="1109" w:author="Charon" w:date="2024-01-26T09:46:09Z">
        <w:r>
          <w:rPr>
            <w:rFonts w:hint="eastAsia" w:ascii="宋体" w:hAnsi="宋体" w:cs="宋体"/>
            <w:b w:val="0"/>
            <w:bCs w:val="0"/>
            <w:sz w:val="24"/>
            <w:szCs w:val="24"/>
            <w:lang w:val="en-US" w:eastAsia="zh-CN"/>
            <w:rPrChange w:id="1110" w:author="Charon" w:date="2024-01-26T09:48:00Z">
              <w:rPr>
                <w:rFonts w:hint="eastAsia" w:ascii="宋体" w:hAnsi="宋体" w:cs="宋体"/>
                <w:b/>
                <w:bCs/>
                <w:sz w:val="24"/>
                <w:szCs w:val="24"/>
                <w:lang w:val="en-US" w:eastAsia="zh-CN"/>
              </w:rPr>
            </w:rPrChange>
          </w:rPr>
          <w:t>几轮的</w:t>
        </w:r>
      </w:ins>
      <w:ins w:id="1112" w:author="Charon" w:date="2024-01-26T09:46:13Z">
        <w:r>
          <w:rPr>
            <w:rFonts w:hint="eastAsia" w:ascii="宋体" w:hAnsi="宋体" w:cs="宋体"/>
            <w:b w:val="0"/>
            <w:bCs w:val="0"/>
            <w:sz w:val="24"/>
            <w:szCs w:val="24"/>
            <w:lang w:val="en-US" w:eastAsia="zh-CN"/>
            <w:rPrChange w:id="1113" w:author="Charon" w:date="2024-01-26T09:48:00Z">
              <w:rPr>
                <w:rFonts w:hint="eastAsia" w:ascii="宋体" w:hAnsi="宋体" w:cs="宋体"/>
                <w:b/>
                <w:bCs/>
                <w:sz w:val="24"/>
                <w:szCs w:val="24"/>
                <w:lang w:val="en-US" w:eastAsia="zh-CN"/>
              </w:rPr>
            </w:rPrChange>
          </w:rPr>
          <w:t>辩论内容。</w:t>
        </w:r>
      </w:ins>
      <w:ins w:id="1115" w:author="Charon" w:date="2024-01-26T09:46:18Z">
        <w:r>
          <w:rPr>
            <w:rFonts w:hint="eastAsia" w:ascii="宋体" w:hAnsi="宋体" w:cs="宋体"/>
            <w:b w:val="0"/>
            <w:bCs w:val="0"/>
            <w:sz w:val="24"/>
            <w:szCs w:val="24"/>
            <w:lang w:val="en-US" w:eastAsia="zh-CN"/>
            <w:rPrChange w:id="1116" w:author="Charon" w:date="2024-01-26T09:48:00Z">
              <w:rPr>
                <w:rFonts w:hint="eastAsia" w:ascii="宋体" w:hAnsi="宋体" w:cs="宋体"/>
                <w:b/>
                <w:bCs/>
                <w:sz w:val="24"/>
                <w:szCs w:val="24"/>
                <w:lang w:val="en-US" w:eastAsia="zh-CN"/>
              </w:rPr>
            </w:rPrChange>
          </w:rPr>
          <w:t>作者</w:t>
        </w:r>
      </w:ins>
      <w:ins w:id="1118" w:author="Charon" w:date="2024-01-26T09:46:19Z">
        <w:r>
          <w:rPr>
            <w:rFonts w:hint="eastAsia" w:ascii="宋体" w:hAnsi="宋体" w:cs="宋体"/>
            <w:b w:val="0"/>
            <w:bCs w:val="0"/>
            <w:sz w:val="24"/>
            <w:szCs w:val="24"/>
            <w:lang w:val="en-US" w:eastAsia="zh-CN"/>
            <w:rPrChange w:id="1119" w:author="Charon" w:date="2024-01-26T09:48:00Z">
              <w:rPr>
                <w:rFonts w:hint="eastAsia" w:ascii="宋体" w:hAnsi="宋体" w:cs="宋体"/>
                <w:b/>
                <w:bCs/>
                <w:sz w:val="24"/>
                <w:szCs w:val="24"/>
                <w:lang w:val="en-US" w:eastAsia="zh-CN"/>
              </w:rPr>
            </w:rPrChange>
          </w:rPr>
          <w:t>认为</w:t>
        </w:r>
      </w:ins>
      <w:ins w:id="1121" w:author="Charon" w:date="2024-01-26T09:46:21Z">
        <w:r>
          <w:rPr>
            <w:rFonts w:hint="eastAsia" w:ascii="宋体" w:hAnsi="宋体" w:cs="宋体"/>
            <w:b w:val="0"/>
            <w:bCs w:val="0"/>
            <w:sz w:val="24"/>
            <w:szCs w:val="24"/>
            <w:lang w:val="en-US" w:eastAsia="zh-CN"/>
            <w:rPrChange w:id="1122" w:author="Charon" w:date="2024-01-26T09:48:00Z">
              <w:rPr>
                <w:rFonts w:hint="eastAsia" w:ascii="宋体" w:hAnsi="宋体" w:cs="宋体"/>
                <w:b/>
                <w:bCs/>
                <w:sz w:val="24"/>
                <w:szCs w:val="24"/>
                <w:lang w:val="en-US" w:eastAsia="zh-CN"/>
              </w:rPr>
            </w:rPrChange>
          </w:rPr>
          <w:t>可以</w:t>
        </w:r>
      </w:ins>
      <w:ins w:id="1124" w:author="Charon" w:date="2024-01-26T09:46:22Z">
        <w:r>
          <w:rPr>
            <w:rFonts w:hint="eastAsia" w:ascii="宋体" w:hAnsi="宋体" w:cs="宋体"/>
            <w:b w:val="0"/>
            <w:bCs w:val="0"/>
            <w:sz w:val="24"/>
            <w:szCs w:val="24"/>
            <w:lang w:val="en-US" w:eastAsia="zh-CN"/>
            <w:rPrChange w:id="1125" w:author="Charon" w:date="2024-01-26T09:48:00Z">
              <w:rPr>
                <w:rFonts w:hint="eastAsia" w:ascii="宋体" w:hAnsi="宋体" w:cs="宋体"/>
                <w:b/>
                <w:bCs/>
                <w:sz w:val="24"/>
                <w:szCs w:val="24"/>
                <w:lang w:val="en-US" w:eastAsia="zh-CN"/>
              </w:rPr>
            </w:rPrChange>
          </w:rPr>
          <w:t>通过</w:t>
        </w:r>
      </w:ins>
      <w:ins w:id="1127" w:author="Charon" w:date="2024-01-26T09:46:27Z">
        <w:r>
          <w:rPr>
            <w:rFonts w:hint="eastAsia" w:ascii="宋体" w:hAnsi="宋体" w:cs="宋体"/>
            <w:b w:val="0"/>
            <w:bCs w:val="0"/>
            <w:sz w:val="24"/>
            <w:szCs w:val="24"/>
            <w:lang w:val="en-US" w:eastAsia="zh-CN"/>
            <w:rPrChange w:id="1128" w:author="Charon" w:date="2024-01-26T09:48:00Z">
              <w:rPr>
                <w:rFonts w:hint="eastAsia" w:ascii="宋体" w:hAnsi="宋体" w:cs="宋体"/>
                <w:b/>
                <w:bCs/>
                <w:sz w:val="24"/>
                <w:szCs w:val="24"/>
                <w:lang w:val="en-US" w:eastAsia="zh-CN"/>
              </w:rPr>
            </w:rPrChange>
          </w:rPr>
          <w:t>更长的</w:t>
        </w:r>
      </w:ins>
      <w:ins w:id="1130" w:author="Charon" w:date="2024-01-26T09:46:30Z">
        <w:r>
          <w:rPr>
            <w:rFonts w:hint="eastAsia" w:ascii="宋体" w:hAnsi="宋体" w:cs="宋体"/>
            <w:b w:val="0"/>
            <w:bCs w:val="0"/>
            <w:sz w:val="24"/>
            <w:szCs w:val="24"/>
            <w:lang w:val="en-US" w:eastAsia="zh-CN"/>
            <w:rPrChange w:id="1131" w:author="Charon" w:date="2024-01-26T09:48:00Z">
              <w:rPr>
                <w:rFonts w:hint="eastAsia" w:ascii="宋体" w:hAnsi="宋体" w:cs="宋体"/>
                <w:b/>
                <w:bCs/>
                <w:sz w:val="24"/>
                <w:szCs w:val="24"/>
                <w:lang w:val="en-US" w:eastAsia="zh-CN"/>
              </w:rPr>
            </w:rPrChange>
          </w:rPr>
          <w:t>上下文</w:t>
        </w:r>
      </w:ins>
      <w:ins w:id="1133" w:author="Charon" w:date="2024-01-26T09:46:31Z">
        <w:r>
          <w:rPr>
            <w:rFonts w:hint="eastAsia" w:ascii="宋体" w:hAnsi="宋体" w:cs="宋体"/>
            <w:b w:val="0"/>
            <w:bCs w:val="0"/>
            <w:sz w:val="24"/>
            <w:szCs w:val="24"/>
            <w:lang w:val="en-US" w:eastAsia="zh-CN"/>
            <w:rPrChange w:id="1134" w:author="Charon" w:date="2024-01-26T09:48:00Z">
              <w:rPr>
                <w:rFonts w:hint="eastAsia" w:ascii="宋体" w:hAnsi="宋体" w:cs="宋体"/>
                <w:b/>
                <w:bCs/>
                <w:sz w:val="24"/>
                <w:szCs w:val="24"/>
                <w:lang w:val="en-US" w:eastAsia="zh-CN"/>
              </w:rPr>
            </w:rPrChange>
          </w:rPr>
          <w:t>改进</w:t>
        </w:r>
      </w:ins>
      <w:ins w:id="1136" w:author="Charon" w:date="2024-01-26T09:46:32Z">
        <w:r>
          <w:rPr>
            <w:rFonts w:hint="eastAsia" w:ascii="宋体" w:hAnsi="宋体" w:cs="宋体"/>
            <w:b w:val="0"/>
            <w:bCs w:val="0"/>
            <w:sz w:val="24"/>
            <w:szCs w:val="24"/>
            <w:lang w:val="en-US" w:eastAsia="zh-CN"/>
            <w:rPrChange w:id="1137" w:author="Charon" w:date="2024-01-26T09:48:00Z">
              <w:rPr>
                <w:rFonts w:hint="eastAsia" w:ascii="宋体" w:hAnsi="宋体" w:cs="宋体"/>
                <w:b/>
                <w:bCs/>
                <w:sz w:val="24"/>
                <w:szCs w:val="24"/>
                <w:lang w:val="en-US" w:eastAsia="zh-CN"/>
              </w:rPr>
            </w:rPrChange>
          </w:rPr>
          <w:t>语言模型</w:t>
        </w:r>
      </w:ins>
      <w:ins w:id="1139" w:author="Charon" w:date="2024-01-26T09:46:35Z">
        <w:r>
          <w:rPr>
            <w:rFonts w:hint="eastAsia" w:ascii="宋体" w:hAnsi="宋体" w:cs="宋体"/>
            <w:b w:val="0"/>
            <w:bCs w:val="0"/>
            <w:sz w:val="24"/>
            <w:szCs w:val="24"/>
            <w:lang w:val="en-US" w:eastAsia="zh-CN"/>
            <w:rPrChange w:id="1140" w:author="Charon" w:date="2024-01-26T09:48:00Z">
              <w:rPr>
                <w:rFonts w:hint="eastAsia" w:ascii="宋体" w:hAnsi="宋体" w:cs="宋体"/>
                <w:b/>
                <w:bCs/>
                <w:sz w:val="24"/>
                <w:szCs w:val="24"/>
                <w:lang w:val="en-US" w:eastAsia="zh-CN"/>
              </w:rPr>
            </w:rPrChange>
          </w:rPr>
          <w:t>或者</w:t>
        </w:r>
      </w:ins>
      <w:ins w:id="1142" w:author="Charon" w:date="2024-01-26T09:46:41Z">
        <w:r>
          <w:rPr>
            <w:rFonts w:hint="eastAsia" w:ascii="宋体" w:hAnsi="宋体" w:cs="宋体"/>
            <w:b w:val="0"/>
            <w:bCs w:val="0"/>
            <w:sz w:val="24"/>
            <w:szCs w:val="24"/>
            <w:lang w:val="en-US" w:eastAsia="zh-CN"/>
            <w:rPrChange w:id="1143" w:author="Charon" w:date="2024-01-26T09:48:00Z">
              <w:rPr>
                <w:rFonts w:hint="eastAsia" w:ascii="宋体" w:hAnsi="宋体" w:cs="宋体"/>
                <w:b/>
                <w:bCs/>
                <w:sz w:val="24"/>
                <w:szCs w:val="24"/>
                <w:lang w:val="en-US" w:eastAsia="zh-CN"/>
              </w:rPr>
            </w:rPrChange>
          </w:rPr>
          <w:t>总结</w:t>
        </w:r>
      </w:ins>
      <w:ins w:id="1145" w:author="Charon" w:date="2024-01-26T09:46:42Z">
        <w:r>
          <w:rPr>
            <w:rFonts w:hint="eastAsia" w:ascii="宋体" w:hAnsi="宋体" w:cs="宋体"/>
            <w:b w:val="0"/>
            <w:bCs w:val="0"/>
            <w:sz w:val="24"/>
            <w:szCs w:val="24"/>
            <w:lang w:val="en-US" w:eastAsia="zh-CN"/>
            <w:rPrChange w:id="1146" w:author="Charon" w:date="2024-01-26T09:48:00Z">
              <w:rPr>
                <w:rFonts w:hint="eastAsia" w:ascii="宋体" w:hAnsi="宋体" w:cs="宋体"/>
                <w:b/>
                <w:bCs/>
                <w:sz w:val="24"/>
                <w:szCs w:val="24"/>
                <w:lang w:val="en-US" w:eastAsia="zh-CN"/>
              </w:rPr>
            </w:rPrChange>
          </w:rPr>
          <w:t>早期</w:t>
        </w:r>
      </w:ins>
      <w:ins w:id="1148" w:author="Charon" w:date="2024-01-26T09:46:45Z">
        <w:r>
          <w:rPr>
            <w:rFonts w:hint="eastAsia" w:ascii="宋体" w:hAnsi="宋体" w:cs="宋体"/>
            <w:b w:val="0"/>
            <w:bCs w:val="0"/>
            <w:sz w:val="24"/>
            <w:szCs w:val="24"/>
            <w:lang w:val="en-US" w:eastAsia="zh-CN"/>
            <w:rPrChange w:id="1149" w:author="Charon" w:date="2024-01-26T09:48:00Z">
              <w:rPr>
                <w:rFonts w:hint="eastAsia" w:ascii="宋体" w:hAnsi="宋体" w:cs="宋体"/>
                <w:b/>
                <w:bCs/>
                <w:sz w:val="24"/>
                <w:szCs w:val="24"/>
                <w:lang w:val="en-US" w:eastAsia="zh-CN"/>
              </w:rPr>
            </w:rPrChange>
          </w:rPr>
          <w:t>辩论内容</w:t>
        </w:r>
      </w:ins>
      <w:ins w:id="1151" w:author="Charon" w:date="2024-01-26T09:46:54Z">
        <w:r>
          <w:rPr>
            <w:rFonts w:hint="eastAsia" w:ascii="宋体" w:hAnsi="宋体" w:cs="宋体"/>
            <w:b w:val="0"/>
            <w:bCs w:val="0"/>
            <w:sz w:val="24"/>
            <w:szCs w:val="24"/>
            <w:lang w:val="en-US" w:eastAsia="zh-CN"/>
            <w:rPrChange w:id="1152" w:author="Charon" w:date="2024-01-26T09:48:00Z">
              <w:rPr>
                <w:rFonts w:hint="eastAsia" w:ascii="宋体" w:hAnsi="宋体" w:cs="宋体"/>
                <w:b/>
                <w:bCs/>
                <w:sz w:val="24"/>
                <w:szCs w:val="24"/>
                <w:lang w:val="en-US" w:eastAsia="zh-CN"/>
              </w:rPr>
            </w:rPrChange>
          </w:rPr>
          <w:t>缓解</w:t>
        </w:r>
      </w:ins>
      <w:ins w:id="1154" w:author="Charon" w:date="2024-01-26T09:46:58Z">
        <w:r>
          <w:rPr>
            <w:rFonts w:hint="eastAsia" w:ascii="宋体" w:hAnsi="宋体" w:cs="宋体"/>
            <w:b w:val="0"/>
            <w:bCs w:val="0"/>
            <w:sz w:val="24"/>
            <w:szCs w:val="24"/>
            <w:lang w:val="en-US" w:eastAsia="zh-CN"/>
            <w:rPrChange w:id="1155" w:author="Charon" w:date="2024-01-26T09:48:00Z">
              <w:rPr>
                <w:rFonts w:hint="eastAsia" w:ascii="宋体" w:hAnsi="宋体" w:cs="宋体"/>
                <w:b/>
                <w:bCs/>
                <w:sz w:val="24"/>
                <w:szCs w:val="24"/>
                <w:lang w:val="en-US" w:eastAsia="zh-CN"/>
              </w:rPr>
            </w:rPrChange>
          </w:rPr>
          <w:t>这个</w:t>
        </w:r>
      </w:ins>
      <w:ins w:id="1157" w:author="Charon" w:date="2024-01-26T09:46:59Z">
        <w:r>
          <w:rPr>
            <w:rFonts w:hint="eastAsia" w:ascii="宋体" w:hAnsi="宋体" w:cs="宋体"/>
            <w:b w:val="0"/>
            <w:bCs w:val="0"/>
            <w:sz w:val="24"/>
            <w:szCs w:val="24"/>
            <w:lang w:val="en-US" w:eastAsia="zh-CN"/>
            <w:rPrChange w:id="1158" w:author="Charon" w:date="2024-01-26T09:48:00Z">
              <w:rPr>
                <w:rFonts w:hint="eastAsia" w:ascii="宋体" w:hAnsi="宋体" w:cs="宋体"/>
                <w:b/>
                <w:bCs/>
                <w:sz w:val="24"/>
                <w:szCs w:val="24"/>
                <w:lang w:val="en-US" w:eastAsia="zh-CN"/>
              </w:rPr>
            </w:rPrChange>
          </w:rPr>
          <w:t>问题</w:t>
        </w:r>
      </w:ins>
      <w:ins w:id="1160" w:author="Charon" w:date="2024-01-26T09:47:00Z">
        <w:r>
          <w:rPr>
            <w:rFonts w:hint="eastAsia" w:ascii="宋体" w:hAnsi="宋体" w:cs="宋体"/>
            <w:b w:val="0"/>
            <w:bCs w:val="0"/>
            <w:sz w:val="24"/>
            <w:szCs w:val="24"/>
            <w:lang w:val="en-US" w:eastAsia="zh-CN"/>
            <w:rPrChange w:id="1161" w:author="Charon" w:date="2024-01-26T09:48:00Z">
              <w:rPr>
                <w:rFonts w:hint="eastAsia" w:ascii="宋体" w:hAnsi="宋体" w:cs="宋体"/>
                <w:b/>
                <w:bCs/>
                <w:sz w:val="24"/>
                <w:szCs w:val="24"/>
                <w:lang w:val="en-US" w:eastAsia="zh-CN"/>
              </w:rPr>
            </w:rPrChange>
          </w:rPr>
          <w:t>。</w:t>
        </w:r>
      </w:ins>
      <w:ins w:id="1163" w:author="Charon" w:date="2024-01-26T09:47:09Z">
        <w:r>
          <w:rPr>
            <w:rFonts w:hint="eastAsia" w:ascii="宋体" w:hAnsi="宋体" w:cs="宋体"/>
            <w:b w:val="0"/>
            <w:bCs w:val="0"/>
            <w:sz w:val="24"/>
            <w:szCs w:val="24"/>
            <w:lang w:val="en-US" w:eastAsia="zh-CN"/>
            <w:rPrChange w:id="1164" w:author="Charon" w:date="2024-01-26T09:48:00Z">
              <w:rPr>
                <w:rFonts w:hint="eastAsia" w:ascii="宋体" w:hAnsi="宋体" w:cs="宋体"/>
                <w:b/>
                <w:bCs/>
                <w:sz w:val="24"/>
                <w:szCs w:val="24"/>
                <w:lang w:val="en-US" w:eastAsia="zh-CN"/>
              </w:rPr>
            </w:rPrChange>
          </w:rPr>
          <w:t>(</w:t>
        </w:r>
      </w:ins>
      <w:ins w:id="1166" w:author="Charon" w:date="2024-01-26T09:47:10Z">
        <w:r>
          <w:rPr>
            <w:rFonts w:hint="eastAsia" w:ascii="宋体" w:hAnsi="宋体" w:cs="宋体"/>
            <w:b w:val="0"/>
            <w:bCs w:val="0"/>
            <w:sz w:val="24"/>
            <w:szCs w:val="24"/>
            <w:lang w:val="en-US" w:eastAsia="zh-CN"/>
            <w:rPrChange w:id="1167" w:author="Charon" w:date="2024-01-26T09:48:00Z">
              <w:rPr>
                <w:rFonts w:hint="eastAsia" w:ascii="宋体" w:hAnsi="宋体" w:cs="宋体"/>
                <w:b/>
                <w:bCs/>
                <w:sz w:val="24"/>
                <w:szCs w:val="24"/>
                <w:lang w:val="en-US" w:eastAsia="zh-CN"/>
              </w:rPr>
            </w:rPrChange>
          </w:rPr>
          <w:t>3)</w:t>
        </w:r>
      </w:ins>
      <w:ins w:id="1169" w:author="Charon" w:date="2024-01-26T09:47:12Z">
        <w:r>
          <w:rPr>
            <w:rFonts w:hint="eastAsia" w:ascii="宋体" w:hAnsi="宋体" w:cs="宋体"/>
            <w:b w:val="0"/>
            <w:bCs w:val="0"/>
            <w:sz w:val="24"/>
            <w:szCs w:val="24"/>
            <w:lang w:val="en-US" w:eastAsia="zh-CN"/>
            <w:rPrChange w:id="1170" w:author="Charon" w:date="2024-01-26T09:48:00Z">
              <w:rPr>
                <w:rFonts w:hint="eastAsia" w:ascii="宋体" w:hAnsi="宋体" w:cs="宋体"/>
                <w:b/>
                <w:bCs/>
                <w:sz w:val="24"/>
                <w:szCs w:val="24"/>
                <w:lang w:val="en-US" w:eastAsia="zh-CN"/>
              </w:rPr>
            </w:rPrChange>
          </w:rPr>
          <w:t>.</w:t>
        </w:r>
      </w:ins>
      <w:ins w:id="1172" w:author="Charon" w:date="2024-01-26T09:47:16Z">
        <w:r>
          <w:rPr>
            <w:rFonts w:hint="eastAsia" w:ascii="宋体" w:hAnsi="宋体" w:cs="宋体"/>
            <w:b w:val="0"/>
            <w:bCs w:val="0"/>
            <w:sz w:val="24"/>
            <w:szCs w:val="24"/>
            <w:lang w:val="en-US" w:eastAsia="zh-CN"/>
            <w:rPrChange w:id="1173" w:author="Charon" w:date="2024-01-26T09:48:00Z">
              <w:rPr>
                <w:rFonts w:hint="eastAsia" w:ascii="宋体" w:hAnsi="宋体" w:cs="宋体"/>
                <w:b/>
                <w:bCs/>
                <w:sz w:val="24"/>
                <w:szCs w:val="24"/>
                <w:lang w:val="en-US" w:eastAsia="zh-CN"/>
              </w:rPr>
            </w:rPrChange>
          </w:rPr>
          <w:t>辩论</w:t>
        </w:r>
      </w:ins>
      <w:ins w:id="1175" w:author="Charon" w:date="2024-01-26T09:47:19Z">
        <w:r>
          <w:rPr>
            <w:rFonts w:hint="eastAsia" w:ascii="宋体" w:hAnsi="宋体" w:cs="宋体"/>
            <w:b w:val="0"/>
            <w:bCs w:val="0"/>
            <w:sz w:val="24"/>
            <w:szCs w:val="24"/>
            <w:lang w:val="en-US" w:eastAsia="zh-CN"/>
            <w:rPrChange w:id="1176" w:author="Charon" w:date="2024-01-26T09:48:00Z">
              <w:rPr>
                <w:rFonts w:hint="eastAsia" w:ascii="宋体" w:hAnsi="宋体" w:cs="宋体"/>
                <w:b/>
                <w:bCs/>
                <w:sz w:val="24"/>
                <w:szCs w:val="24"/>
                <w:lang w:val="en-US" w:eastAsia="zh-CN"/>
              </w:rPr>
            </w:rPrChange>
          </w:rPr>
          <w:t>虽然</w:t>
        </w:r>
      </w:ins>
      <w:ins w:id="1178" w:author="Charon" w:date="2024-01-26T09:47:21Z">
        <w:r>
          <w:rPr>
            <w:rFonts w:hint="eastAsia" w:ascii="宋体" w:hAnsi="宋体" w:cs="宋体"/>
            <w:b w:val="0"/>
            <w:bCs w:val="0"/>
            <w:sz w:val="24"/>
            <w:szCs w:val="24"/>
            <w:lang w:val="en-US" w:eastAsia="zh-CN"/>
            <w:rPrChange w:id="1179" w:author="Charon" w:date="2024-01-26T09:48:00Z">
              <w:rPr>
                <w:rFonts w:hint="eastAsia" w:ascii="宋体" w:hAnsi="宋体" w:cs="宋体"/>
                <w:b/>
                <w:bCs/>
                <w:sz w:val="24"/>
                <w:szCs w:val="24"/>
                <w:lang w:val="en-US" w:eastAsia="zh-CN"/>
              </w:rPr>
            </w:rPrChange>
          </w:rPr>
          <w:t>最终会</w:t>
        </w:r>
      </w:ins>
      <w:ins w:id="1181" w:author="Charon" w:date="2024-01-26T09:47:23Z">
        <w:r>
          <w:rPr>
            <w:rFonts w:hint="eastAsia" w:ascii="宋体" w:hAnsi="宋体" w:cs="宋体"/>
            <w:b w:val="0"/>
            <w:bCs w:val="0"/>
            <w:sz w:val="24"/>
            <w:szCs w:val="24"/>
            <w:lang w:val="en-US" w:eastAsia="zh-CN"/>
            <w:rPrChange w:id="1182" w:author="Charon" w:date="2024-01-26T09:48:00Z">
              <w:rPr>
                <w:rFonts w:hint="eastAsia" w:ascii="宋体" w:hAnsi="宋体" w:cs="宋体"/>
                <w:b/>
                <w:bCs/>
                <w:sz w:val="24"/>
                <w:szCs w:val="24"/>
                <w:lang w:val="en-US" w:eastAsia="zh-CN"/>
              </w:rPr>
            </w:rPrChange>
          </w:rPr>
          <w:t>收敛为</w:t>
        </w:r>
      </w:ins>
      <w:ins w:id="1184" w:author="Charon" w:date="2024-01-26T09:47:24Z">
        <w:r>
          <w:rPr>
            <w:rFonts w:hint="eastAsia" w:ascii="宋体" w:hAnsi="宋体" w:cs="宋体"/>
            <w:b w:val="0"/>
            <w:bCs w:val="0"/>
            <w:sz w:val="24"/>
            <w:szCs w:val="24"/>
            <w:lang w:val="en-US" w:eastAsia="zh-CN"/>
            <w:rPrChange w:id="1185" w:author="Charon" w:date="2024-01-26T09:48:00Z">
              <w:rPr>
                <w:rFonts w:hint="eastAsia" w:ascii="宋体" w:hAnsi="宋体" w:cs="宋体"/>
                <w:b/>
                <w:bCs/>
                <w:sz w:val="24"/>
                <w:szCs w:val="24"/>
                <w:lang w:val="en-US" w:eastAsia="zh-CN"/>
              </w:rPr>
            </w:rPrChange>
          </w:rPr>
          <w:t>同一个</w:t>
        </w:r>
      </w:ins>
      <w:ins w:id="1187" w:author="Charon" w:date="2024-01-26T09:47:25Z">
        <w:r>
          <w:rPr>
            <w:rFonts w:hint="eastAsia" w:ascii="宋体" w:hAnsi="宋体" w:cs="宋体"/>
            <w:b w:val="0"/>
            <w:bCs w:val="0"/>
            <w:sz w:val="24"/>
            <w:szCs w:val="24"/>
            <w:lang w:val="en-US" w:eastAsia="zh-CN"/>
            <w:rPrChange w:id="1188" w:author="Charon" w:date="2024-01-26T09:48:00Z">
              <w:rPr>
                <w:rFonts w:hint="eastAsia" w:ascii="宋体" w:hAnsi="宋体" w:cs="宋体"/>
                <w:b/>
                <w:bCs/>
                <w:sz w:val="24"/>
                <w:szCs w:val="24"/>
                <w:lang w:val="en-US" w:eastAsia="zh-CN"/>
              </w:rPr>
            </w:rPrChange>
          </w:rPr>
          <w:t>答案</w:t>
        </w:r>
      </w:ins>
      <w:ins w:id="1190" w:author="Charon" w:date="2024-01-26T09:47:26Z">
        <w:r>
          <w:rPr>
            <w:rFonts w:hint="eastAsia" w:ascii="宋体" w:hAnsi="宋体" w:cs="宋体"/>
            <w:b w:val="0"/>
            <w:bCs w:val="0"/>
            <w:sz w:val="24"/>
            <w:szCs w:val="24"/>
            <w:lang w:val="en-US" w:eastAsia="zh-CN"/>
            <w:rPrChange w:id="1191" w:author="Charon" w:date="2024-01-26T09:48:00Z">
              <w:rPr>
                <w:rFonts w:hint="eastAsia" w:ascii="宋体" w:hAnsi="宋体" w:cs="宋体"/>
                <w:b/>
                <w:bCs/>
                <w:sz w:val="24"/>
                <w:szCs w:val="24"/>
                <w:lang w:val="en-US" w:eastAsia="zh-CN"/>
              </w:rPr>
            </w:rPrChange>
          </w:rPr>
          <w:t>，</w:t>
        </w:r>
      </w:ins>
      <w:ins w:id="1193" w:author="Charon" w:date="2024-01-26T09:47:27Z">
        <w:r>
          <w:rPr>
            <w:rFonts w:hint="eastAsia" w:ascii="宋体" w:hAnsi="宋体" w:cs="宋体"/>
            <w:b w:val="0"/>
            <w:bCs w:val="0"/>
            <w:sz w:val="24"/>
            <w:szCs w:val="24"/>
            <w:lang w:val="en-US" w:eastAsia="zh-CN"/>
            <w:rPrChange w:id="1194" w:author="Charon" w:date="2024-01-26T09:48:00Z">
              <w:rPr>
                <w:rFonts w:hint="eastAsia" w:ascii="宋体" w:hAnsi="宋体" w:cs="宋体"/>
                <w:b/>
                <w:bCs/>
                <w:sz w:val="24"/>
                <w:szCs w:val="24"/>
                <w:lang w:val="en-US" w:eastAsia="zh-CN"/>
              </w:rPr>
            </w:rPrChange>
          </w:rPr>
          <w:t>但这个答案</w:t>
        </w:r>
      </w:ins>
      <w:ins w:id="1196" w:author="Charon" w:date="2024-01-26T09:47:32Z">
        <w:r>
          <w:rPr>
            <w:rFonts w:hint="eastAsia" w:ascii="宋体" w:hAnsi="宋体" w:cs="宋体"/>
            <w:b w:val="0"/>
            <w:bCs w:val="0"/>
            <w:sz w:val="24"/>
            <w:szCs w:val="24"/>
            <w:lang w:val="en-US" w:eastAsia="zh-CN"/>
            <w:rPrChange w:id="1197" w:author="Charon" w:date="2024-01-26T09:48:00Z">
              <w:rPr>
                <w:rFonts w:hint="eastAsia" w:ascii="宋体" w:hAnsi="宋体" w:cs="宋体"/>
                <w:b/>
                <w:bCs/>
                <w:sz w:val="24"/>
                <w:szCs w:val="24"/>
                <w:lang w:val="en-US" w:eastAsia="zh-CN"/>
              </w:rPr>
            </w:rPrChange>
          </w:rPr>
          <w:t>不一定是</w:t>
        </w:r>
      </w:ins>
      <w:ins w:id="1199" w:author="Charon" w:date="2024-01-26T09:47:33Z">
        <w:r>
          <w:rPr>
            <w:rFonts w:hint="eastAsia" w:ascii="宋体" w:hAnsi="宋体" w:cs="宋体"/>
            <w:b w:val="0"/>
            <w:bCs w:val="0"/>
            <w:sz w:val="24"/>
            <w:szCs w:val="24"/>
            <w:lang w:val="en-US" w:eastAsia="zh-CN"/>
            <w:rPrChange w:id="1200" w:author="Charon" w:date="2024-01-26T09:48:00Z">
              <w:rPr>
                <w:rFonts w:hint="eastAsia" w:ascii="宋体" w:hAnsi="宋体" w:cs="宋体"/>
                <w:b/>
                <w:bCs/>
                <w:sz w:val="24"/>
                <w:szCs w:val="24"/>
                <w:lang w:val="en-US" w:eastAsia="zh-CN"/>
              </w:rPr>
            </w:rPrChange>
          </w:rPr>
          <w:t>正确的，</w:t>
        </w:r>
      </w:ins>
      <w:ins w:id="1202" w:author="Charon" w:date="2024-01-26T09:47:37Z">
        <w:r>
          <w:rPr>
            <w:rFonts w:hint="eastAsia" w:ascii="宋体" w:hAnsi="宋体" w:cs="宋体"/>
            <w:b w:val="0"/>
            <w:bCs w:val="0"/>
            <w:sz w:val="24"/>
            <w:szCs w:val="24"/>
            <w:lang w:val="en-US" w:eastAsia="zh-CN"/>
            <w:rPrChange w:id="1203" w:author="Charon" w:date="2024-01-26T09:48:00Z">
              <w:rPr>
                <w:rFonts w:hint="eastAsia" w:ascii="宋体" w:hAnsi="宋体" w:cs="宋体"/>
                <w:b/>
                <w:bCs/>
                <w:sz w:val="24"/>
                <w:szCs w:val="24"/>
                <w:lang w:val="en-US" w:eastAsia="zh-CN"/>
              </w:rPr>
            </w:rPrChange>
          </w:rPr>
          <w:t>但</w:t>
        </w:r>
      </w:ins>
      <w:ins w:id="1205" w:author="Charon" w:date="2024-01-26T09:47:40Z">
        <w:r>
          <w:rPr>
            <w:rFonts w:hint="eastAsia" w:ascii="宋体" w:hAnsi="宋体" w:cs="宋体"/>
            <w:b w:val="0"/>
            <w:bCs w:val="0"/>
            <w:sz w:val="24"/>
            <w:szCs w:val="24"/>
            <w:lang w:val="en-US" w:eastAsia="zh-CN"/>
            <w:rPrChange w:id="1206" w:author="Charon" w:date="2024-01-26T09:48:00Z">
              <w:rPr>
                <w:rFonts w:hint="eastAsia" w:ascii="宋体" w:hAnsi="宋体" w:cs="宋体"/>
                <w:b/>
                <w:bCs/>
                <w:sz w:val="24"/>
                <w:szCs w:val="24"/>
                <w:lang w:val="en-US" w:eastAsia="zh-CN"/>
              </w:rPr>
            </w:rPrChange>
          </w:rPr>
          <w:t>语言模型</w:t>
        </w:r>
      </w:ins>
      <w:ins w:id="1208" w:author="Charon" w:date="2024-01-26T09:47:41Z">
        <w:r>
          <w:rPr>
            <w:rFonts w:hint="eastAsia" w:ascii="宋体" w:hAnsi="宋体" w:cs="宋体"/>
            <w:b w:val="0"/>
            <w:bCs w:val="0"/>
            <w:sz w:val="24"/>
            <w:szCs w:val="24"/>
            <w:lang w:val="en-US" w:eastAsia="zh-CN"/>
            <w:rPrChange w:id="1209" w:author="Charon" w:date="2024-01-26T09:48:00Z">
              <w:rPr>
                <w:rFonts w:hint="eastAsia" w:ascii="宋体" w:hAnsi="宋体" w:cs="宋体"/>
                <w:b/>
                <w:bCs/>
                <w:sz w:val="24"/>
                <w:szCs w:val="24"/>
                <w:lang w:val="en-US" w:eastAsia="zh-CN"/>
              </w:rPr>
            </w:rPrChange>
          </w:rPr>
          <w:t>仍会</w:t>
        </w:r>
      </w:ins>
      <w:ins w:id="1211" w:author="Charon" w:date="2024-01-26T09:47:42Z">
        <w:r>
          <w:rPr>
            <w:rFonts w:hint="eastAsia" w:ascii="宋体" w:hAnsi="宋体" w:cs="宋体"/>
            <w:b w:val="0"/>
            <w:bCs w:val="0"/>
            <w:sz w:val="24"/>
            <w:szCs w:val="24"/>
            <w:lang w:val="en-US" w:eastAsia="zh-CN"/>
            <w:rPrChange w:id="1212" w:author="Charon" w:date="2024-01-26T09:48:00Z">
              <w:rPr>
                <w:rFonts w:hint="eastAsia" w:ascii="宋体" w:hAnsi="宋体" w:cs="宋体"/>
                <w:b/>
                <w:bCs/>
                <w:sz w:val="24"/>
                <w:szCs w:val="24"/>
                <w:lang w:val="en-US" w:eastAsia="zh-CN"/>
              </w:rPr>
            </w:rPrChange>
          </w:rPr>
          <w:t>对这个</w:t>
        </w:r>
      </w:ins>
      <w:ins w:id="1214" w:author="Charon" w:date="2024-01-26T09:47:43Z">
        <w:r>
          <w:rPr>
            <w:rFonts w:hint="eastAsia" w:ascii="宋体" w:hAnsi="宋体" w:cs="宋体"/>
            <w:b w:val="0"/>
            <w:bCs w:val="0"/>
            <w:sz w:val="24"/>
            <w:szCs w:val="24"/>
            <w:lang w:val="en-US" w:eastAsia="zh-CN"/>
            <w:rPrChange w:id="1215" w:author="Charon" w:date="2024-01-26T09:48:00Z">
              <w:rPr>
                <w:rFonts w:hint="eastAsia" w:ascii="宋体" w:hAnsi="宋体" w:cs="宋体"/>
                <w:b/>
                <w:bCs/>
                <w:sz w:val="24"/>
                <w:szCs w:val="24"/>
                <w:lang w:val="en-US" w:eastAsia="zh-CN"/>
              </w:rPr>
            </w:rPrChange>
          </w:rPr>
          <w:t>答案</w:t>
        </w:r>
      </w:ins>
      <w:ins w:id="1217" w:author="Charon" w:date="2024-01-26T09:47:48Z">
        <w:r>
          <w:rPr>
            <w:rFonts w:hint="eastAsia" w:ascii="宋体" w:hAnsi="宋体" w:cs="宋体"/>
            <w:b w:val="0"/>
            <w:bCs w:val="0"/>
            <w:sz w:val="24"/>
            <w:szCs w:val="24"/>
            <w:lang w:val="en-US" w:eastAsia="zh-CN"/>
            <w:rPrChange w:id="1218" w:author="Charon" w:date="2024-01-26T09:48:00Z">
              <w:rPr>
                <w:rFonts w:hint="eastAsia" w:ascii="宋体" w:hAnsi="宋体" w:cs="宋体"/>
                <w:b/>
                <w:bCs/>
                <w:sz w:val="24"/>
                <w:szCs w:val="24"/>
                <w:lang w:val="en-US" w:eastAsia="zh-CN"/>
              </w:rPr>
            </w:rPrChange>
          </w:rPr>
          <w:t>赋予</w:t>
        </w:r>
      </w:ins>
      <w:ins w:id="1220" w:author="Charon" w:date="2024-01-26T09:47:49Z">
        <w:r>
          <w:rPr>
            <w:rFonts w:hint="eastAsia" w:ascii="宋体" w:hAnsi="宋体" w:cs="宋体"/>
            <w:b w:val="0"/>
            <w:bCs w:val="0"/>
            <w:sz w:val="24"/>
            <w:szCs w:val="24"/>
            <w:lang w:val="en-US" w:eastAsia="zh-CN"/>
            <w:rPrChange w:id="1221" w:author="Charon" w:date="2024-01-26T09:48:00Z">
              <w:rPr>
                <w:rFonts w:hint="eastAsia" w:ascii="宋体" w:hAnsi="宋体" w:cs="宋体"/>
                <w:b/>
                <w:bCs/>
                <w:sz w:val="24"/>
                <w:szCs w:val="24"/>
                <w:lang w:val="en-US" w:eastAsia="zh-CN"/>
              </w:rPr>
            </w:rPrChange>
          </w:rPr>
          <w:t>很高</w:t>
        </w:r>
      </w:ins>
      <w:ins w:id="1223" w:author="Charon" w:date="2024-01-26T09:47:50Z">
        <w:r>
          <w:rPr>
            <w:rFonts w:hint="eastAsia" w:ascii="宋体" w:hAnsi="宋体" w:cs="宋体"/>
            <w:b w:val="0"/>
            <w:bCs w:val="0"/>
            <w:sz w:val="24"/>
            <w:szCs w:val="24"/>
            <w:lang w:val="en-US" w:eastAsia="zh-CN"/>
            <w:rPrChange w:id="1224" w:author="Charon" w:date="2024-01-26T09:48:00Z">
              <w:rPr>
                <w:rFonts w:hint="eastAsia" w:ascii="宋体" w:hAnsi="宋体" w:cs="宋体"/>
                <w:b/>
                <w:bCs/>
                <w:sz w:val="24"/>
                <w:szCs w:val="24"/>
                <w:lang w:val="en-US" w:eastAsia="zh-CN"/>
              </w:rPr>
            </w:rPrChange>
          </w:rPr>
          <w:t>的</w:t>
        </w:r>
      </w:ins>
      <w:ins w:id="1226" w:author="Charon" w:date="2024-01-26T09:47:53Z">
        <w:r>
          <w:rPr>
            <w:rFonts w:hint="eastAsia" w:ascii="宋体" w:hAnsi="宋体" w:cs="宋体"/>
            <w:b w:val="0"/>
            <w:bCs w:val="0"/>
            <w:sz w:val="24"/>
            <w:szCs w:val="24"/>
            <w:lang w:val="en-US" w:eastAsia="zh-CN"/>
            <w:rPrChange w:id="1227" w:author="Charon" w:date="2024-01-26T09:48:00Z">
              <w:rPr>
                <w:rFonts w:hint="eastAsia" w:ascii="宋体" w:hAnsi="宋体" w:cs="宋体"/>
                <w:b/>
                <w:bCs/>
                <w:sz w:val="24"/>
                <w:szCs w:val="24"/>
                <w:lang w:val="en-US" w:eastAsia="zh-CN"/>
              </w:rPr>
            </w:rPrChange>
          </w:rPr>
          <w:t>信任度。</w:t>
        </w:r>
      </w:ins>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aron" w:date="2024-01-25T16:06:54Z" w:initials="">
    <w:p w14:paraId="1FD02456">
      <w:pPr>
        <w:pStyle w:val="5"/>
        <w:rPr>
          <w:rFonts w:hint="default" w:eastAsia="宋体"/>
          <w:lang w:val="en-US" w:eastAsia="zh-CN"/>
        </w:rPr>
      </w:pPr>
      <w:r>
        <w:rPr>
          <w:rFonts w:hint="eastAsia"/>
          <w:lang w:val="en-US" w:eastAsia="zh-CN"/>
        </w:rPr>
        <w:t>这里我觉得有必要加到太长不看版中，society of minds可以说是这个文章的精髓。</w:t>
      </w:r>
    </w:p>
  </w:comment>
  <w:comment w:id="1" w:author="Charon" w:date="2024-01-25T21:27:04Z" w:initials="">
    <w:p w14:paraId="71EA1CEC">
      <w:pPr>
        <w:pStyle w:val="5"/>
        <w:rPr>
          <w:rFonts w:hint="default" w:eastAsia="宋体"/>
          <w:lang w:val="en-US" w:eastAsia="zh-CN"/>
        </w:rPr>
      </w:pPr>
      <w:r>
        <w:rPr>
          <w:rFonts w:hint="eastAsia"/>
          <w:lang w:val="en-US" w:eastAsia="zh-CN"/>
        </w:rPr>
        <w:t>我觉得这里需要加一下大概都验证了什么，结果可以少放一些文字。</w:t>
      </w:r>
    </w:p>
  </w:comment>
  <w:comment w:id="2" w:author="Charon" w:date="2024-01-25T22:11:12Z" w:initials="">
    <w:p w14:paraId="2F2E7D2A">
      <w:pPr>
        <w:pStyle w:val="5"/>
        <w:rPr>
          <w:rFonts w:hint="default" w:eastAsia="宋体"/>
          <w:lang w:val="en-US" w:eastAsia="zh-CN"/>
        </w:rPr>
      </w:pPr>
      <w:r>
        <w:rPr>
          <w:rFonts w:hint="eastAsia"/>
          <w:lang w:val="en-US" w:eastAsia="zh-CN"/>
        </w:rPr>
        <w:t>我觉得这里需要加一下大概都验证了什么，结果可以少放一些文字。</w:t>
      </w:r>
    </w:p>
    <w:p w14:paraId="3E2D068A">
      <w:pPr>
        <w:pStyle w:val="5"/>
      </w:pPr>
    </w:p>
  </w:comment>
  <w:comment w:id="3" w:author="Charon" w:date="2024-01-25T22:08:11Z" w:initials="">
    <w:p w14:paraId="78280C52">
      <w:pPr>
        <w:pStyle w:val="5"/>
        <w:rPr>
          <w:rFonts w:hint="default" w:eastAsia="宋体"/>
          <w:lang w:val="en-US" w:eastAsia="zh-CN"/>
        </w:rPr>
      </w:pPr>
      <w:r>
        <w:rPr>
          <w:rFonts w:hint="eastAsia"/>
          <w:lang w:val="en-US" w:eastAsia="zh-CN"/>
        </w:rPr>
        <w:t>这里要注意agents和model的区别，agents可以认为是一个model instance，而不是model，否则翻译会有误区。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FD02456" w15:done="0"/>
  <w15:commentEx w15:paraId="71EA1CEC" w15:done="0"/>
  <w15:commentEx w15:paraId="3E2D068A" w15:done="0"/>
  <w15:commentEx w15:paraId="78280C5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9494A"/>
    <w:multiLevelType w:val="multilevel"/>
    <w:tmpl w:val="8259494A"/>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AF3F11C"/>
    <w:multiLevelType w:val="singleLevel"/>
    <w:tmpl w:val="DAF3F11C"/>
    <w:lvl w:ilvl="0" w:tentative="0">
      <w:start w:val="1"/>
      <w:numFmt w:val="decimal"/>
      <w:suff w:val="space"/>
      <w:lvlText w:val="%1."/>
      <w:lvlJc w:val="left"/>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haron">
    <w15:presenceInfo w15:providerId="WPS Office" w15:userId="17449241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hjMGFiNWJhYjUwNDY2OWMzNzRmNDA5YmEwNjQ4ZGYifQ=="/>
  </w:docVars>
  <w:rsids>
    <w:rsidRoot w:val="47CB09A6"/>
    <w:rsid w:val="03933817"/>
    <w:rsid w:val="0A1D4CDA"/>
    <w:rsid w:val="1A227D53"/>
    <w:rsid w:val="1EBA7398"/>
    <w:rsid w:val="39ED1F78"/>
    <w:rsid w:val="3BA62369"/>
    <w:rsid w:val="3FC714BD"/>
    <w:rsid w:val="40671125"/>
    <w:rsid w:val="45C55DEC"/>
    <w:rsid w:val="47AD6C0B"/>
    <w:rsid w:val="47CB09A6"/>
    <w:rsid w:val="49E86A9E"/>
    <w:rsid w:val="4F1F3BB2"/>
    <w:rsid w:val="56C1236A"/>
    <w:rsid w:val="5BB15C29"/>
    <w:rsid w:val="5DE43ABE"/>
    <w:rsid w:val="641A130C"/>
    <w:rsid w:val="69D837FB"/>
    <w:rsid w:val="6D2356D5"/>
    <w:rsid w:val="79804B75"/>
    <w:rsid w:val="7BBF03E2"/>
    <w:rsid w:val="7D0F3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autoRedefine/>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684</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2024-01-25T07:56:00Z</dcterms:created>
  <dc:creator>.  车..</dc:creator>
  <cp:lastModifiedBy>Charon</cp:lastModifiedBy>
  <dcterms:modified xsi:type="dcterms:W3CDTF">2024-01-26T01:48:20Z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07794C76E4B44828843B42735E5C3969_11</vt:lpwstr>
  </property>
</Properties>
</file>